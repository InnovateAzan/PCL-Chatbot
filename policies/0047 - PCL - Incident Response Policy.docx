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6569" w14:textId="77777777" w:rsidR="00AD6DAB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AC36D6">
        <w:rPr>
          <w:rFonts w:eastAsia="Times New Roman" w:cstheme="minorHAnsi"/>
          <w:b/>
          <w:bCs/>
        </w:rPr>
        <w:t>Purpose</w:t>
      </w:r>
    </w:p>
    <w:p w14:paraId="45E76B53" w14:textId="1B0BDD87" w:rsidR="00AD6DAB" w:rsidRDefault="7E669FF5" w:rsidP="7DC04B7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7DC04B7B">
        <w:rPr>
          <w:rFonts w:eastAsia="Times New Roman"/>
        </w:rPr>
        <w:t xml:space="preserve">This policy </w:t>
      </w:r>
      <w:r w:rsidR="5FC32EEF" w:rsidRPr="7DC04B7B">
        <w:rPr>
          <w:rFonts w:eastAsia="Times New Roman"/>
        </w:rPr>
        <w:t xml:space="preserve">establishes a structured process for identifying, </w:t>
      </w:r>
      <w:r w:rsidR="199EB053" w:rsidRPr="7DC04B7B">
        <w:rPr>
          <w:rFonts w:eastAsia="Times New Roman"/>
        </w:rPr>
        <w:t xml:space="preserve">mitigating, </w:t>
      </w:r>
      <w:r w:rsidR="5FC32EEF" w:rsidRPr="7DC04B7B">
        <w:rPr>
          <w:rFonts w:eastAsia="Times New Roman"/>
        </w:rPr>
        <w:t>responding to, and</w:t>
      </w:r>
      <w:r w:rsidR="22273831" w:rsidRPr="7DC04B7B">
        <w:rPr>
          <w:rFonts w:eastAsia="Times New Roman"/>
        </w:rPr>
        <w:t>/or</w:t>
      </w:r>
      <w:r w:rsidR="5FC32EEF" w:rsidRPr="7DC04B7B">
        <w:rPr>
          <w:rFonts w:eastAsia="Times New Roman"/>
        </w:rPr>
        <w:t xml:space="preserve"> recovering from </w:t>
      </w:r>
      <w:del w:id="1" w:author="Mariam Durrani" w:date="2026-04-15T06:29:00Z" w16du:dateUtc="2026-04-15T06:29:19Z">
        <w:r w:rsidR="00AD6DAB" w:rsidRPr="7DC04B7B" w:rsidDel="5FC32EEF">
          <w:rPr>
            <w:rFonts w:eastAsia="Times New Roman"/>
          </w:rPr>
          <w:delText xml:space="preserve">cybersecurity </w:delText>
        </w:r>
      </w:del>
      <w:r w:rsidR="5FC32EEF" w:rsidRPr="7DC04B7B">
        <w:rPr>
          <w:rFonts w:eastAsia="Times New Roman"/>
        </w:rPr>
        <w:t>incidents</w:t>
      </w:r>
      <w:r w:rsidR="39D61BD9" w:rsidRPr="7DC04B7B">
        <w:rPr>
          <w:rFonts w:eastAsia="Times New Roman"/>
        </w:rPr>
        <w:t xml:space="preserve"> outlined in the scope below</w:t>
      </w:r>
      <w:r w:rsidR="5FC32EEF" w:rsidRPr="7DC04B7B">
        <w:rPr>
          <w:rFonts w:eastAsia="Times New Roman"/>
        </w:rPr>
        <w:t>.</w:t>
      </w:r>
      <w:r w:rsidR="10D08464" w:rsidRPr="7DC04B7B">
        <w:rPr>
          <w:rFonts w:eastAsia="Times New Roman"/>
        </w:rPr>
        <w:t xml:space="preserve"> The policy applies to all PCL employees</w:t>
      </w:r>
      <w:r w:rsidR="00200AA7">
        <w:rPr>
          <w:rFonts w:eastAsia="Times New Roman"/>
        </w:rPr>
        <w:t xml:space="preserve"> and third parties under contract with PCL</w:t>
      </w:r>
    </w:p>
    <w:p w14:paraId="5A0D247F" w14:textId="77777777" w:rsidR="00AD6DAB" w:rsidRPr="00756FF3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2973B1">
        <w:rPr>
          <w:rFonts w:eastAsia="Times New Roman" w:cstheme="minorHAnsi"/>
          <w:b/>
          <w:bCs/>
        </w:rPr>
        <w:t>Scope</w:t>
      </w:r>
    </w:p>
    <w:p w14:paraId="453DF1B4" w14:textId="77777777" w:rsidR="00AD6DAB" w:rsidRPr="002973B1" w:rsidRDefault="00AD6DAB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This policy applies to:</w:t>
      </w:r>
    </w:p>
    <w:p w14:paraId="746E70DC" w14:textId="4B327B94" w:rsidR="00AD6DAB" w:rsidRPr="002973B1" w:rsidRDefault="004D3552" w:rsidP="0048673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D3552">
        <w:rPr>
          <w:rFonts w:eastAsia="Times New Roman" w:cstheme="minorHAnsi"/>
        </w:rPr>
        <w:t>Cybersecurity incidents</w:t>
      </w:r>
    </w:p>
    <w:p w14:paraId="19DB0F49" w14:textId="404FC36E" w:rsidR="0057009D" w:rsidRDefault="0CF5B771" w:rsidP="7DC04B7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/>
        </w:rPr>
      </w:pPr>
      <w:r w:rsidRPr="7DC04B7B">
        <w:rPr>
          <w:rFonts w:eastAsia="Times New Roman"/>
        </w:rPr>
        <w:t>Data breaches</w:t>
      </w:r>
    </w:p>
    <w:p w14:paraId="359B8ABC" w14:textId="77777777" w:rsidR="00E55131" w:rsidRPr="00E55131" w:rsidRDefault="00E55131" w:rsidP="00E55131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55131">
        <w:rPr>
          <w:rFonts w:eastAsia="Times New Roman" w:cstheme="minorHAnsi"/>
        </w:rPr>
        <w:t>Malware or ransomware events</w:t>
      </w:r>
    </w:p>
    <w:p w14:paraId="2B26116F" w14:textId="77777777" w:rsidR="00E55131" w:rsidRPr="00E55131" w:rsidRDefault="00E55131" w:rsidP="00E55131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55131">
        <w:rPr>
          <w:rFonts w:eastAsia="Times New Roman" w:cstheme="minorHAnsi"/>
        </w:rPr>
        <w:t>Unauthorized access attempts</w:t>
      </w:r>
    </w:p>
    <w:p w14:paraId="2CFB1576" w14:textId="576599F7" w:rsidR="00B30C87" w:rsidRPr="003A61C5" w:rsidRDefault="4DB7C274" w:rsidP="7DC04B7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/>
        </w:rPr>
      </w:pPr>
      <w:r w:rsidRPr="7DC04B7B">
        <w:rPr>
          <w:rFonts w:eastAsia="Times New Roman"/>
        </w:rPr>
        <w:t>System disruptions</w:t>
      </w:r>
      <w:r w:rsidR="7ED65DE0" w:rsidRPr="7DC04B7B">
        <w:rPr>
          <w:rFonts w:eastAsia="Times New Roman"/>
        </w:rPr>
        <w:t xml:space="preserve"> (crash systems or disrupt services)</w:t>
      </w:r>
    </w:p>
    <w:p w14:paraId="73BA63F4" w14:textId="67D89195" w:rsidR="384BE82F" w:rsidRDefault="384BE82F" w:rsidP="7DC04B7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/>
        </w:rPr>
      </w:pPr>
      <w:r w:rsidRPr="7DC04B7B">
        <w:rPr>
          <w:rFonts w:eastAsia="Times New Roman"/>
        </w:rPr>
        <w:t xml:space="preserve">Physical threats </w:t>
      </w:r>
      <w:proofErr w:type="gramStart"/>
      <w:r w:rsidRPr="7DC04B7B">
        <w:rPr>
          <w:rFonts w:eastAsia="Times New Roman"/>
        </w:rPr>
        <w:t>( loss</w:t>
      </w:r>
      <w:proofErr w:type="gramEnd"/>
      <w:r w:rsidRPr="7DC04B7B">
        <w:rPr>
          <w:rFonts w:eastAsia="Times New Roman"/>
        </w:rPr>
        <w:t xml:space="preserve"> or theft of hardware)</w:t>
      </w:r>
    </w:p>
    <w:p w14:paraId="03835FC9" w14:textId="382703E5" w:rsidR="00AD6DAB" w:rsidRPr="00625767" w:rsidRDefault="001E3A98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1E3A98">
        <w:rPr>
          <w:rFonts w:eastAsia="Times New Roman" w:cstheme="minorHAnsi"/>
          <w:b/>
          <w:bCs/>
        </w:rPr>
        <w:t>Incident Response Framework</w:t>
      </w:r>
    </w:p>
    <w:p w14:paraId="61FE64DB" w14:textId="4AA629FF" w:rsidR="00AD6DAB" w:rsidRPr="00971523" w:rsidRDefault="001E3A98" w:rsidP="0048673B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rFonts w:eastAsia="Times New Roman" w:cstheme="minorHAnsi"/>
        </w:rPr>
      </w:pPr>
      <w:r w:rsidRPr="001E3A98">
        <w:rPr>
          <w:rFonts w:eastAsia="Times New Roman" w:cstheme="minorHAnsi"/>
        </w:rPr>
        <w:t xml:space="preserve">PCL shall follow the following </w:t>
      </w:r>
      <w:r>
        <w:rPr>
          <w:rFonts w:eastAsia="Times New Roman" w:cstheme="minorHAnsi"/>
        </w:rPr>
        <w:t xml:space="preserve">incident </w:t>
      </w:r>
      <w:r w:rsidRPr="001E3A98">
        <w:rPr>
          <w:rFonts w:eastAsia="Times New Roman" w:cstheme="minorHAnsi"/>
        </w:rPr>
        <w:t>lifecycle:</w:t>
      </w:r>
    </w:p>
    <w:p w14:paraId="4CA0A1A5" w14:textId="77777777" w:rsidR="002B7CA4" w:rsidRPr="002B7CA4" w:rsidRDefault="002B7CA4" w:rsidP="002B7CA4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B7CA4">
        <w:rPr>
          <w:rFonts w:eastAsia="Times New Roman" w:cstheme="minorHAnsi"/>
        </w:rPr>
        <w:t>Detection</w:t>
      </w:r>
    </w:p>
    <w:p w14:paraId="4966131A" w14:textId="77777777" w:rsidR="002B7CA4" w:rsidRPr="002B7CA4" w:rsidRDefault="002B7CA4" w:rsidP="002B7CA4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B7CA4">
        <w:rPr>
          <w:rFonts w:eastAsia="Times New Roman" w:cstheme="minorHAnsi"/>
        </w:rPr>
        <w:t>Containment</w:t>
      </w:r>
    </w:p>
    <w:p w14:paraId="6BF7B651" w14:textId="77777777" w:rsidR="002B7CA4" w:rsidRPr="002B7CA4" w:rsidRDefault="002B7CA4" w:rsidP="002B7CA4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B7CA4">
        <w:rPr>
          <w:rFonts w:eastAsia="Times New Roman" w:cstheme="minorHAnsi"/>
        </w:rPr>
        <w:t>Investigation</w:t>
      </w:r>
    </w:p>
    <w:p w14:paraId="191A3485" w14:textId="77777777" w:rsidR="002B7CA4" w:rsidRPr="002B7CA4" w:rsidRDefault="002B7CA4" w:rsidP="002B7CA4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B7CA4">
        <w:rPr>
          <w:rFonts w:eastAsia="Times New Roman" w:cstheme="minorHAnsi"/>
        </w:rPr>
        <w:t>Recovery</w:t>
      </w:r>
    </w:p>
    <w:p w14:paraId="1B906AC5" w14:textId="47A757BB" w:rsidR="00AD6DAB" w:rsidRPr="002B7CA4" w:rsidRDefault="002B7CA4" w:rsidP="002B7CA4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2B7CA4">
        <w:rPr>
          <w:rFonts w:eastAsia="Times New Roman" w:cstheme="minorHAnsi"/>
        </w:rPr>
        <w:t>Post-incident review</w:t>
      </w:r>
    </w:p>
    <w:p w14:paraId="58B7D5E0" w14:textId="16B0DF4C" w:rsidR="006F4D8A" w:rsidRPr="0011394C" w:rsidRDefault="006F4D8A" w:rsidP="006F4D8A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C2688F">
        <w:rPr>
          <w:rFonts w:eastAsia="Times New Roman" w:cstheme="minorHAnsi"/>
          <w:b/>
          <w:bCs/>
        </w:rPr>
        <w:t>In</w:t>
      </w:r>
      <w:r>
        <w:rPr>
          <w:rFonts w:eastAsia="Times New Roman" w:cstheme="minorHAnsi"/>
          <w:b/>
          <w:bCs/>
        </w:rPr>
        <w:t>cident</w:t>
      </w:r>
      <w:r w:rsidRPr="00C2688F">
        <w:rPr>
          <w:rFonts w:eastAsia="Times New Roman" w:cstheme="minorHAnsi"/>
          <w:b/>
          <w:bCs/>
        </w:rPr>
        <w:t xml:space="preserve"> Classification</w:t>
      </w:r>
    </w:p>
    <w:p w14:paraId="1F94D74E" w14:textId="6428D6D2" w:rsidR="006F4D8A" w:rsidRDefault="002F3E88" w:rsidP="006F4D8A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2F3E88">
        <w:rPr>
          <w:rFonts w:eastAsia="Times New Roman" w:cstheme="minorHAnsi"/>
        </w:rPr>
        <w:t>Incidents shall be categorized based on severity</w:t>
      </w:r>
      <w:r w:rsidR="006F4D8A" w:rsidRPr="008766D2">
        <w:rPr>
          <w:rFonts w:eastAsia="Times New Roman" w:cstheme="minorHAnsi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520"/>
        <w:gridCol w:w="5040"/>
      </w:tblGrid>
      <w:tr w:rsidR="006F4D8A" w14:paraId="01138EB0" w14:textId="77777777" w:rsidTr="008A1249">
        <w:tc>
          <w:tcPr>
            <w:tcW w:w="2520" w:type="dxa"/>
          </w:tcPr>
          <w:p w14:paraId="2C149883" w14:textId="78E74203" w:rsidR="006F4D8A" w:rsidRDefault="002F3E88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Severity</w:t>
            </w:r>
          </w:p>
        </w:tc>
        <w:tc>
          <w:tcPr>
            <w:tcW w:w="5040" w:type="dxa"/>
          </w:tcPr>
          <w:p w14:paraId="2D2BB6E1" w14:textId="77777777" w:rsidR="006F4D8A" w:rsidRDefault="006F4D8A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  <w:b/>
                <w:bCs/>
              </w:rPr>
              <w:t>Description</w:t>
            </w:r>
          </w:p>
        </w:tc>
      </w:tr>
      <w:tr w:rsidR="006F4D8A" w14:paraId="3BD9CBF1" w14:textId="77777777" w:rsidTr="008A1249">
        <w:tc>
          <w:tcPr>
            <w:tcW w:w="2520" w:type="dxa"/>
            <w:vAlign w:val="center"/>
          </w:tcPr>
          <w:p w14:paraId="6655AB36" w14:textId="4540F9FA" w:rsidR="006F4D8A" w:rsidRDefault="00286BBB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286BBB">
              <w:rPr>
                <w:rFonts w:eastAsia="Times New Roman" w:cstheme="minorHAnsi"/>
              </w:rPr>
              <w:t>Low</w:t>
            </w:r>
          </w:p>
        </w:tc>
        <w:tc>
          <w:tcPr>
            <w:tcW w:w="5040" w:type="dxa"/>
            <w:vAlign w:val="center"/>
          </w:tcPr>
          <w:p w14:paraId="7F961613" w14:textId="2F3968BF" w:rsidR="006F4D8A" w:rsidRDefault="001F57A0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1F57A0">
              <w:rPr>
                <w:rFonts w:eastAsia="Times New Roman" w:cstheme="minorHAnsi"/>
              </w:rPr>
              <w:t>Minor system issues</w:t>
            </w:r>
          </w:p>
        </w:tc>
      </w:tr>
      <w:tr w:rsidR="006F4D8A" w14:paraId="31DEACB3" w14:textId="77777777" w:rsidTr="008A1249">
        <w:tc>
          <w:tcPr>
            <w:tcW w:w="2520" w:type="dxa"/>
            <w:vAlign w:val="center"/>
          </w:tcPr>
          <w:p w14:paraId="2D71ABE7" w14:textId="38078E21" w:rsidR="006F4D8A" w:rsidRPr="008766D2" w:rsidRDefault="001F57A0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1F57A0">
              <w:rPr>
                <w:rFonts w:eastAsia="Times New Roman" w:cstheme="minorHAnsi"/>
              </w:rPr>
              <w:t>Medium</w:t>
            </w:r>
          </w:p>
        </w:tc>
        <w:tc>
          <w:tcPr>
            <w:tcW w:w="5040" w:type="dxa"/>
            <w:vAlign w:val="center"/>
          </w:tcPr>
          <w:p w14:paraId="7CDC7E1A" w14:textId="2B1C3BB9" w:rsidR="006F4D8A" w:rsidRPr="008766D2" w:rsidRDefault="00215AFC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215AFC">
              <w:rPr>
                <w:rFonts w:eastAsia="Times New Roman" w:cstheme="minorHAnsi"/>
              </w:rPr>
              <w:t>Limited operational impact</w:t>
            </w:r>
          </w:p>
        </w:tc>
      </w:tr>
      <w:tr w:rsidR="006F4D8A" w14:paraId="23E51293" w14:textId="77777777" w:rsidTr="008A1249">
        <w:tc>
          <w:tcPr>
            <w:tcW w:w="2520" w:type="dxa"/>
            <w:vAlign w:val="center"/>
          </w:tcPr>
          <w:p w14:paraId="46940F3E" w14:textId="1AD09E8D" w:rsidR="006F4D8A" w:rsidRPr="008766D2" w:rsidRDefault="001F57A0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High</w:t>
            </w:r>
          </w:p>
        </w:tc>
        <w:tc>
          <w:tcPr>
            <w:tcW w:w="5040" w:type="dxa"/>
            <w:vAlign w:val="center"/>
          </w:tcPr>
          <w:p w14:paraId="39198A8D" w14:textId="597EB1E5" w:rsidR="006F4D8A" w:rsidRPr="008766D2" w:rsidRDefault="00215AFC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215AFC">
              <w:rPr>
                <w:rFonts w:eastAsia="Times New Roman" w:cstheme="minorHAnsi"/>
              </w:rPr>
              <w:t>Significant operational disruption</w:t>
            </w:r>
          </w:p>
        </w:tc>
      </w:tr>
      <w:tr w:rsidR="006F4D8A" w14:paraId="6ECF7086" w14:textId="77777777" w:rsidTr="008A1249">
        <w:tc>
          <w:tcPr>
            <w:tcW w:w="2520" w:type="dxa"/>
            <w:vAlign w:val="center"/>
          </w:tcPr>
          <w:p w14:paraId="26065298" w14:textId="62181E7B" w:rsidR="006F4D8A" w:rsidRPr="008766D2" w:rsidRDefault="001F57A0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Critical</w:t>
            </w:r>
          </w:p>
        </w:tc>
        <w:tc>
          <w:tcPr>
            <w:tcW w:w="5040" w:type="dxa"/>
            <w:vAlign w:val="center"/>
          </w:tcPr>
          <w:p w14:paraId="5B9B45BE" w14:textId="6EC6C18D" w:rsidR="006F4D8A" w:rsidRPr="008766D2" w:rsidRDefault="00215AFC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215AFC">
              <w:rPr>
                <w:rFonts w:eastAsia="Times New Roman" w:cstheme="minorHAnsi"/>
              </w:rPr>
              <w:t>Major business impact or data breach</w:t>
            </w:r>
          </w:p>
        </w:tc>
      </w:tr>
    </w:tbl>
    <w:p w14:paraId="2B651118" w14:textId="2764B3C3" w:rsidR="00AD6DAB" w:rsidRDefault="00215AFC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Responsibilities</w:t>
      </w:r>
      <w:r w:rsidR="00AD6DAB">
        <w:rPr>
          <w:rFonts w:eastAsia="Times New Roman" w:cstheme="minorHAnsi"/>
          <w:b/>
          <w:bCs/>
        </w:rPr>
        <w:t xml:space="preserve"> </w:t>
      </w:r>
    </w:p>
    <w:p w14:paraId="3D70DF55" w14:textId="4D61B829" w:rsidR="00AD6DAB" w:rsidRDefault="00B54DE8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54DE8">
        <w:rPr>
          <w:rFonts w:eastAsia="Times New Roman" w:cstheme="minorHAnsi"/>
        </w:rPr>
        <w:t>IT Security Function</w:t>
      </w:r>
      <w:r w:rsidR="00D662D6">
        <w:rPr>
          <w:rFonts w:eastAsia="Times New Roman" w:cstheme="minorHAnsi"/>
        </w:rPr>
        <w:t xml:space="preserve"> l</w:t>
      </w:r>
      <w:r w:rsidR="00D662D6" w:rsidRPr="00D662D6">
        <w:rPr>
          <w:rFonts w:eastAsia="Times New Roman" w:cstheme="minorHAnsi"/>
        </w:rPr>
        <w:t>eads incident investigation</w:t>
      </w:r>
      <w:r w:rsidR="00065942">
        <w:rPr>
          <w:rFonts w:eastAsia="Times New Roman" w:cstheme="minorHAnsi"/>
        </w:rPr>
        <w:t>.</w:t>
      </w:r>
    </w:p>
    <w:p w14:paraId="637F9069" w14:textId="38E2EA37" w:rsidR="00B54DE8" w:rsidRDefault="00B54DE8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54DE8">
        <w:rPr>
          <w:rFonts w:eastAsia="Times New Roman" w:cstheme="minorHAnsi"/>
        </w:rPr>
        <w:lastRenderedPageBreak/>
        <w:t>Head of IT</w:t>
      </w:r>
      <w:r w:rsidR="00065942">
        <w:rPr>
          <w:rFonts w:eastAsia="Times New Roman" w:cstheme="minorHAnsi"/>
        </w:rPr>
        <w:t xml:space="preserve"> c</w:t>
      </w:r>
      <w:r w:rsidR="00065942" w:rsidRPr="00065942">
        <w:rPr>
          <w:rFonts w:eastAsia="Times New Roman" w:cstheme="minorHAnsi"/>
        </w:rPr>
        <w:t>oordinates technical containment and recovery</w:t>
      </w:r>
      <w:r w:rsidR="00065942">
        <w:rPr>
          <w:rFonts w:eastAsia="Times New Roman" w:cstheme="minorHAnsi"/>
        </w:rPr>
        <w:t>.</w:t>
      </w:r>
    </w:p>
    <w:p w14:paraId="6D5CAC8B" w14:textId="010CE4DB" w:rsidR="00D662D6" w:rsidRDefault="5BEA69C9" w:rsidP="7DC04B7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7DC04B7B">
        <w:rPr>
          <w:rFonts w:eastAsia="Times New Roman"/>
        </w:rPr>
        <w:t>Business Heads</w:t>
      </w:r>
      <w:r w:rsidR="5F4CEBA2" w:rsidRPr="7DC04B7B">
        <w:rPr>
          <w:rFonts w:eastAsia="Times New Roman"/>
        </w:rPr>
        <w:t xml:space="preserve"> </w:t>
      </w:r>
      <w:del w:id="2" w:author="Mariam Durrani" w:date="2026-04-15T06:31:00Z" w16du:dateUtc="2026-04-15T06:31:37Z">
        <w:r w:rsidR="00D662D6" w:rsidRPr="7DC04B7B" w:rsidDel="5F4CEBA2">
          <w:rPr>
            <w:rFonts w:eastAsia="Times New Roman"/>
          </w:rPr>
          <w:delText>ensures</w:delText>
        </w:r>
      </w:del>
      <w:r w:rsidR="28D8BB29" w:rsidRPr="7DC04B7B">
        <w:rPr>
          <w:rFonts w:eastAsia="Times New Roman"/>
        </w:rPr>
        <w:t>ensure</w:t>
      </w:r>
      <w:r w:rsidR="5F4CEBA2" w:rsidRPr="7DC04B7B">
        <w:rPr>
          <w:rFonts w:eastAsia="Times New Roman"/>
        </w:rPr>
        <w:t xml:space="preserve"> incident reporting within their departments.</w:t>
      </w:r>
    </w:p>
    <w:p w14:paraId="1CED1A9F" w14:textId="67D6D3F4" w:rsidR="00D662D6" w:rsidRPr="0074430D" w:rsidRDefault="00D662D6" w:rsidP="7DC04B7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del w:id="3" w:author="Mariam Durrani" w:date="2026-04-15T06:31:00Z" w16du:dateUtc="2026-04-15T06:31:42Z">
        <w:r w:rsidRPr="7DC04B7B" w:rsidDel="5BEA69C9">
          <w:rPr>
            <w:rFonts w:eastAsia="Times New Roman"/>
          </w:rPr>
          <w:delText>CEO</w:delText>
        </w:r>
      </w:del>
      <w:r w:rsidR="51FC24A2" w:rsidRPr="7DC04B7B">
        <w:rPr>
          <w:rFonts w:eastAsia="Times New Roman"/>
        </w:rPr>
        <w:t>The CEO</w:t>
      </w:r>
      <w:r w:rsidR="5F4CEBA2" w:rsidRPr="7DC04B7B">
        <w:rPr>
          <w:rFonts w:eastAsia="Times New Roman"/>
        </w:rPr>
        <w:t xml:space="preserve"> oversees response to critical incidents.</w:t>
      </w:r>
    </w:p>
    <w:p w14:paraId="74EE2206" w14:textId="08A8C0A8" w:rsidR="00AD6DAB" w:rsidRPr="0049312C" w:rsidRDefault="007B144C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Reporting</w:t>
      </w:r>
    </w:p>
    <w:p w14:paraId="20BBBD39" w14:textId="585D4000" w:rsidR="00AD6DAB" w:rsidRDefault="007B144C" w:rsidP="00FE72CA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B144C">
        <w:rPr>
          <w:rFonts w:eastAsia="Times New Roman" w:cstheme="minorHAnsi"/>
        </w:rPr>
        <w:t>Employees must report suspected incidents immediately to the IT Service Desk.</w:t>
      </w:r>
    </w:p>
    <w:p w14:paraId="3FB0AE1B" w14:textId="77777777" w:rsidR="00F13AA2" w:rsidRPr="0049312C" w:rsidRDefault="00F13AA2" w:rsidP="00F13AA2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Review</w:t>
      </w:r>
    </w:p>
    <w:p w14:paraId="5335A379" w14:textId="3C09E5C6" w:rsidR="00F13AA2" w:rsidRPr="00F13AA2" w:rsidRDefault="00F13AA2" w:rsidP="00F13AA2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D6736">
        <w:rPr>
          <w:rFonts w:eastAsia="Times New Roman" w:cstheme="minorHAnsi"/>
        </w:rPr>
        <w:t xml:space="preserve">This policy shall be reviewed </w:t>
      </w:r>
      <w:r>
        <w:rPr>
          <w:rFonts w:eastAsia="Times New Roman" w:cstheme="minorHAnsi"/>
        </w:rPr>
        <w:t>every 1 year</w:t>
      </w:r>
      <w:r w:rsidRPr="006D6736">
        <w:rPr>
          <w:rFonts w:eastAsia="Times New Roman" w:cstheme="minorHAnsi"/>
        </w:rPr>
        <w:t xml:space="preserve"> or upon </w:t>
      </w:r>
      <w:r>
        <w:rPr>
          <w:rFonts w:eastAsia="Times New Roman" w:cstheme="minorHAnsi"/>
        </w:rPr>
        <w:t>cybersecurity landscape</w:t>
      </w:r>
      <w:r w:rsidRPr="006D6736">
        <w:rPr>
          <w:rFonts w:eastAsia="Times New Roman" w:cstheme="minorHAnsi"/>
        </w:rPr>
        <w:t xml:space="preserve"> changes.</w:t>
      </w:r>
    </w:p>
    <w:p w14:paraId="5D56EFDF" w14:textId="77777777" w:rsidR="00AD6DAB" w:rsidRPr="00625767" w:rsidRDefault="00AD6DAB" w:rsidP="00AD6DAB">
      <w:pPr>
        <w:spacing w:before="120" w:afterLines="60" w:after="144" w:line="240" w:lineRule="auto"/>
        <w:rPr>
          <w:rFonts w:eastAsia="Times New Roman" w:cstheme="minorHAnsi"/>
        </w:rPr>
      </w:pPr>
    </w:p>
    <w:p w14:paraId="6B3D38BE" w14:textId="77777777" w:rsidR="00AD6DAB" w:rsidRPr="006967B0" w:rsidRDefault="00AD6DAB" w:rsidP="00AD6DAB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26B6BF18" w14:textId="77777777" w:rsidR="00AD6DAB" w:rsidRPr="006967B0" w:rsidRDefault="00AD6DAB" w:rsidP="00AD6DAB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p w14:paraId="0FD341F8" w14:textId="679CA73B" w:rsidR="00A44922" w:rsidRPr="00AD6DAB" w:rsidRDefault="00A44922" w:rsidP="00AD6DAB"/>
    <w:p w14:paraId="48A00A36" w14:textId="77777777" w:rsidR="0074430D" w:rsidRPr="00AD6DAB" w:rsidRDefault="0074430D"/>
    <w:sectPr w:rsidR="0074430D" w:rsidRPr="00AD6DAB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96DA" w14:textId="77777777" w:rsidR="0069329E" w:rsidRDefault="0069329E" w:rsidP="0035593D">
      <w:pPr>
        <w:spacing w:after="0" w:line="240" w:lineRule="auto"/>
      </w:pPr>
      <w:r>
        <w:separator/>
      </w:r>
    </w:p>
  </w:endnote>
  <w:endnote w:type="continuationSeparator" w:id="0">
    <w:p w14:paraId="5BD57B25" w14:textId="77777777" w:rsidR="0069329E" w:rsidRDefault="0069329E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A2C7" w14:textId="77777777" w:rsidR="0069329E" w:rsidRDefault="0069329E" w:rsidP="0035593D">
      <w:pPr>
        <w:spacing w:after="0" w:line="240" w:lineRule="auto"/>
      </w:pPr>
      <w:r>
        <w:separator/>
      </w:r>
    </w:p>
  </w:footnote>
  <w:footnote w:type="continuationSeparator" w:id="0">
    <w:p w14:paraId="78263785" w14:textId="77777777" w:rsidR="0069329E" w:rsidRDefault="0069329E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1E736123" w:rsidR="0063256A" w:rsidRPr="0063256A" w:rsidRDefault="007F5E86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Incident Response Policy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066DD06B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5744F2">
            <w:rPr>
              <w:sz w:val="20"/>
              <w:szCs w:val="20"/>
            </w:rPr>
            <w:t>7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1FBF5614" w:rsidR="00570C81" w:rsidRPr="00DB2823" w:rsidRDefault="00A744FA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8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783889A7" w:rsidR="00570C81" w:rsidRPr="00DB2823" w:rsidRDefault="00A744F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May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87083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0819"/>
    <w:rsid w:val="00030B9C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942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6AFE"/>
    <w:rsid w:val="00087E5E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1842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FB4"/>
    <w:rsid w:val="00135645"/>
    <w:rsid w:val="0013599D"/>
    <w:rsid w:val="00136FF7"/>
    <w:rsid w:val="001441C9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977BA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3A98"/>
    <w:rsid w:val="001E48A6"/>
    <w:rsid w:val="001E5BEF"/>
    <w:rsid w:val="001E76EA"/>
    <w:rsid w:val="001F1CA2"/>
    <w:rsid w:val="001F2302"/>
    <w:rsid w:val="001F57A0"/>
    <w:rsid w:val="00200AA7"/>
    <w:rsid w:val="00201F9F"/>
    <w:rsid w:val="002040AA"/>
    <w:rsid w:val="00204739"/>
    <w:rsid w:val="00207C74"/>
    <w:rsid w:val="0021210D"/>
    <w:rsid w:val="00215AFC"/>
    <w:rsid w:val="00217BA0"/>
    <w:rsid w:val="00220BDD"/>
    <w:rsid w:val="002246A9"/>
    <w:rsid w:val="0022493A"/>
    <w:rsid w:val="0022546E"/>
    <w:rsid w:val="00230ED2"/>
    <w:rsid w:val="00236C44"/>
    <w:rsid w:val="00240E4B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371B"/>
    <w:rsid w:val="00274F80"/>
    <w:rsid w:val="00277384"/>
    <w:rsid w:val="0028556F"/>
    <w:rsid w:val="002867EF"/>
    <w:rsid w:val="00286BBB"/>
    <w:rsid w:val="00295267"/>
    <w:rsid w:val="00296102"/>
    <w:rsid w:val="002A14CA"/>
    <w:rsid w:val="002A33A1"/>
    <w:rsid w:val="002A4971"/>
    <w:rsid w:val="002A4E0D"/>
    <w:rsid w:val="002A60FF"/>
    <w:rsid w:val="002B2C7B"/>
    <w:rsid w:val="002B7CA4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3E88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2A1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276"/>
    <w:rsid w:val="0035593D"/>
    <w:rsid w:val="00355AC1"/>
    <w:rsid w:val="00357241"/>
    <w:rsid w:val="00361F57"/>
    <w:rsid w:val="00370177"/>
    <w:rsid w:val="0037106D"/>
    <w:rsid w:val="00372B7E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45A3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8673B"/>
    <w:rsid w:val="00490275"/>
    <w:rsid w:val="00492F04"/>
    <w:rsid w:val="0049312C"/>
    <w:rsid w:val="004A34A5"/>
    <w:rsid w:val="004A365D"/>
    <w:rsid w:val="004A6FED"/>
    <w:rsid w:val="004A77E4"/>
    <w:rsid w:val="004B6051"/>
    <w:rsid w:val="004B71BB"/>
    <w:rsid w:val="004C2F30"/>
    <w:rsid w:val="004C2F8A"/>
    <w:rsid w:val="004C391B"/>
    <w:rsid w:val="004D3552"/>
    <w:rsid w:val="004D5A11"/>
    <w:rsid w:val="004F2DDC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16436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09D"/>
    <w:rsid w:val="00570C81"/>
    <w:rsid w:val="00572804"/>
    <w:rsid w:val="00573DD1"/>
    <w:rsid w:val="005744F2"/>
    <w:rsid w:val="00575965"/>
    <w:rsid w:val="00580CF4"/>
    <w:rsid w:val="0058257D"/>
    <w:rsid w:val="00582A4B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17CAF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1CA2"/>
    <w:rsid w:val="0066240A"/>
    <w:rsid w:val="00664BB5"/>
    <w:rsid w:val="00664D94"/>
    <w:rsid w:val="0066531F"/>
    <w:rsid w:val="00671515"/>
    <w:rsid w:val="00672642"/>
    <w:rsid w:val="00684C79"/>
    <w:rsid w:val="00691176"/>
    <w:rsid w:val="0069329E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251C"/>
    <w:rsid w:val="006E6E9D"/>
    <w:rsid w:val="006F0E0B"/>
    <w:rsid w:val="006F4D8A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4430D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144C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7F5E86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242D3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A1763"/>
    <w:rsid w:val="009B06AA"/>
    <w:rsid w:val="009B450B"/>
    <w:rsid w:val="009C2A93"/>
    <w:rsid w:val="009C2DA4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14E3E"/>
    <w:rsid w:val="00A24B87"/>
    <w:rsid w:val="00A266D1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425A"/>
    <w:rsid w:val="00A57759"/>
    <w:rsid w:val="00A57A78"/>
    <w:rsid w:val="00A6025E"/>
    <w:rsid w:val="00A63C10"/>
    <w:rsid w:val="00A7044A"/>
    <w:rsid w:val="00A71D48"/>
    <w:rsid w:val="00A744FA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6DA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9B9"/>
    <w:rsid w:val="00B14E16"/>
    <w:rsid w:val="00B161D2"/>
    <w:rsid w:val="00B30B61"/>
    <w:rsid w:val="00B30C87"/>
    <w:rsid w:val="00B36911"/>
    <w:rsid w:val="00B44A6A"/>
    <w:rsid w:val="00B467A2"/>
    <w:rsid w:val="00B46A11"/>
    <w:rsid w:val="00B47C7F"/>
    <w:rsid w:val="00B5123C"/>
    <w:rsid w:val="00B54DE8"/>
    <w:rsid w:val="00B62273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28D9"/>
    <w:rsid w:val="00BE56C7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459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0009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D3FE4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2864"/>
    <w:rsid w:val="00D25F8F"/>
    <w:rsid w:val="00D264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62D6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A3F02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55131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42BF"/>
    <w:rsid w:val="00E96F8F"/>
    <w:rsid w:val="00EA0BD9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D7FB5"/>
    <w:rsid w:val="00EE3D38"/>
    <w:rsid w:val="00EF1460"/>
    <w:rsid w:val="00EF1AC5"/>
    <w:rsid w:val="00EF2478"/>
    <w:rsid w:val="00EF258D"/>
    <w:rsid w:val="00F02B94"/>
    <w:rsid w:val="00F04D5D"/>
    <w:rsid w:val="00F04DB7"/>
    <w:rsid w:val="00F051CC"/>
    <w:rsid w:val="00F06FD6"/>
    <w:rsid w:val="00F13AA2"/>
    <w:rsid w:val="00F144FA"/>
    <w:rsid w:val="00F2412F"/>
    <w:rsid w:val="00F24387"/>
    <w:rsid w:val="00F24E50"/>
    <w:rsid w:val="00F368E3"/>
    <w:rsid w:val="00F36C9B"/>
    <w:rsid w:val="00F40BF3"/>
    <w:rsid w:val="00F473A2"/>
    <w:rsid w:val="00F5260C"/>
    <w:rsid w:val="00F61D95"/>
    <w:rsid w:val="00F66BEB"/>
    <w:rsid w:val="00F8098F"/>
    <w:rsid w:val="00F82DA2"/>
    <w:rsid w:val="00F83154"/>
    <w:rsid w:val="00F849A6"/>
    <w:rsid w:val="00F85790"/>
    <w:rsid w:val="00F92D61"/>
    <w:rsid w:val="00F94C3F"/>
    <w:rsid w:val="00F96C9D"/>
    <w:rsid w:val="00FA0183"/>
    <w:rsid w:val="00FA1FDA"/>
    <w:rsid w:val="00FA35D7"/>
    <w:rsid w:val="00FA6F85"/>
    <w:rsid w:val="00FB26C6"/>
    <w:rsid w:val="00FC4E50"/>
    <w:rsid w:val="00FC601B"/>
    <w:rsid w:val="00FC7882"/>
    <w:rsid w:val="00FD0C74"/>
    <w:rsid w:val="00FD0C82"/>
    <w:rsid w:val="00FD4DF2"/>
    <w:rsid w:val="00FD5BB7"/>
    <w:rsid w:val="00FE1291"/>
    <w:rsid w:val="00FE5191"/>
    <w:rsid w:val="00FE5222"/>
    <w:rsid w:val="00FE72CA"/>
    <w:rsid w:val="00FF2F17"/>
    <w:rsid w:val="00FF334C"/>
    <w:rsid w:val="00FF639A"/>
    <w:rsid w:val="00FF6603"/>
    <w:rsid w:val="00FF671F"/>
    <w:rsid w:val="00FF785F"/>
    <w:rsid w:val="00FF7F3E"/>
    <w:rsid w:val="0C821EEC"/>
    <w:rsid w:val="0CF5B771"/>
    <w:rsid w:val="10D08464"/>
    <w:rsid w:val="199EB053"/>
    <w:rsid w:val="1C177923"/>
    <w:rsid w:val="1E1F64F6"/>
    <w:rsid w:val="22273831"/>
    <w:rsid w:val="28D8BB29"/>
    <w:rsid w:val="3095AFEE"/>
    <w:rsid w:val="384BE82F"/>
    <w:rsid w:val="39D61BD9"/>
    <w:rsid w:val="3B191557"/>
    <w:rsid w:val="3F0085A0"/>
    <w:rsid w:val="4DB7C274"/>
    <w:rsid w:val="4F74F54E"/>
    <w:rsid w:val="51FC24A2"/>
    <w:rsid w:val="5BEA69C9"/>
    <w:rsid w:val="5F4CEBA2"/>
    <w:rsid w:val="5FC32EEF"/>
    <w:rsid w:val="764E02CF"/>
    <w:rsid w:val="77CF8ACE"/>
    <w:rsid w:val="7DC04B7B"/>
    <w:rsid w:val="7E669FF5"/>
    <w:rsid w:val="7ED6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87D979-26A2-4574-93EC-63C94676305F}"/>
</file>

<file path=customXml/itemProps2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3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31</cp:revision>
  <cp:lastPrinted>2025-09-11T08:08:00Z</cp:lastPrinted>
  <dcterms:created xsi:type="dcterms:W3CDTF">2026-04-08T17:13:00Z</dcterms:created>
  <dcterms:modified xsi:type="dcterms:W3CDTF">2026-04-16T05:25:00Z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  <property fmtid="{D5CDD505-2E9C-101B-9397-08002B2CF9AE}" pid="4" name="GrammarlyDocumentId">
    <vt:lpwstr>f200aefd-d0e3-434a-b0b3-07a14245deda</vt:lpwstr>
  </property>
</Properties>
</file>