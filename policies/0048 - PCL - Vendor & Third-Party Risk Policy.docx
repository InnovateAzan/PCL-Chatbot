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6569" w14:textId="77777777" w:rsidR="00AD6DAB" w:rsidRDefault="00AD6DAB" w:rsidP="0048673B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bookmarkStart w:id="0" w:name="_Hlk91510508"/>
      <w:r w:rsidRPr="00AC36D6">
        <w:rPr>
          <w:rFonts w:eastAsia="Times New Roman" w:cstheme="minorHAnsi"/>
          <w:b/>
          <w:bCs/>
        </w:rPr>
        <w:t>Purpose</w:t>
      </w:r>
    </w:p>
    <w:p w14:paraId="45E76B53" w14:textId="3699F1E7" w:rsidR="00AD6DAB" w:rsidRDefault="00AD6DAB" w:rsidP="0048673B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F33957">
        <w:rPr>
          <w:rFonts w:eastAsia="Times New Roman" w:cstheme="minorHAnsi"/>
        </w:rPr>
        <w:t>This policy</w:t>
      </w:r>
      <w:r w:rsidR="000A2AEC">
        <w:rPr>
          <w:rFonts w:eastAsia="Times New Roman" w:cstheme="minorHAnsi"/>
        </w:rPr>
        <w:t xml:space="preserve"> covers the</w:t>
      </w:r>
      <w:r w:rsidR="009A50BB" w:rsidRPr="009A50BB">
        <w:rPr>
          <w:rFonts w:eastAsia="Times New Roman" w:cstheme="minorHAnsi"/>
        </w:rPr>
        <w:t xml:space="preserve"> risks associated with third-party vendors that provide technology services or handle PCL data.</w:t>
      </w:r>
    </w:p>
    <w:p w14:paraId="5A0D247F" w14:textId="77777777" w:rsidR="00AD6DAB" w:rsidRPr="00756FF3" w:rsidRDefault="00AD6DAB" w:rsidP="0048673B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2973B1">
        <w:rPr>
          <w:rFonts w:eastAsia="Times New Roman" w:cstheme="minorHAnsi"/>
          <w:b/>
          <w:bCs/>
        </w:rPr>
        <w:t>Scope</w:t>
      </w:r>
    </w:p>
    <w:p w14:paraId="453DF1B4" w14:textId="158FA307" w:rsidR="00AD6DAB" w:rsidRPr="002973B1" w:rsidRDefault="00AD6DAB" w:rsidP="122C9AF1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/>
        </w:rPr>
      </w:pPr>
      <w:r w:rsidRPr="122C9AF1">
        <w:rPr>
          <w:rFonts w:eastAsia="Times New Roman"/>
        </w:rPr>
        <w:t>This policy applies to</w:t>
      </w:r>
      <w:r w:rsidR="3FB57B43" w:rsidRPr="122C9AF1">
        <w:rPr>
          <w:rFonts w:eastAsia="Times New Roman"/>
        </w:rPr>
        <w:t xml:space="preserve"> all </w:t>
      </w:r>
      <w:r w:rsidR="009318D4">
        <w:rPr>
          <w:rFonts w:eastAsia="Times New Roman"/>
        </w:rPr>
        <w:t>t</w:t>
      </w:r>
      <w:r w:rsidR="3FB57B43" w:rsidRPr="122C9AF1">
        <w:rPr>
          <w:rFonts w:eastAsia="Times New Roman"/>
        </w:rPr>
        <w:t xml:space="preserve">hird </w:t>
      </w:r>
      <w:r w:rsidR="009318D4">
        <w:rPr>
          <w:rFonts w:eastAsia="Times New Roman"/>
        </w:rPr>
        <w:t>p</w:t>
      </w:r>
      <w:r w:rsidR="3FB57B43" w:rsidRPr="122C9AF1">
        <w:rPr>
          <w:rFonts w:eastAsia="Times New Roman"/>
        </w:rPr>
        <w:t xml:space="preserve">arties that interact with the </w:t>
      </w:r>
      <w:r w:rsidR="009318D4">
        <w:rPr>
          <w:rFonts w:eastAsia="Times New Roman"/>
        </w:rPr>
        <w:t>c</w:t>
      </w:r>
      <w:r w:rsidR="3FB57B43" w:rsidRPr="122C9AF1">
        <w:rPr>
          <w:rFonts w:eastAsia="Times New Roman"/>
        </w:rPr>
        <w:t>ompany's technical infrastructure, assets, and information. They include but may not be limited to</w:t>
      </w:r>
      <w:r w:rsidRPr="122C9AF1">
        <w:rPr>
          <w:rFonts w:eastAsia="Times New Roman"/>
        </w:rPr>
        <w:t>:</w:t>
      </w:r>
    </w:p>
    <w:p w14:paraId="458EBC98" w14:textId="77777777" w:rsidR="00601ACA" w:rsidRPr="00601ACA" w:rsidRDefault="00601ACA" w:rsidP="00601ACA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601ACA">
        <w:rPr>
          <w:rFonts w:eastAsia="Times New Roman" w:cstheme="minorHAnsi"/>
        </w:rPr>
        <w:t>Technology vendors</w:t>
      </w:r>
    </w:p>
    <w:p w14:paraId="0FE5DBFA" w14:textId="77777777" w:rsidR="00601ACA" w:rsidRPr="00601ACA" w:rsidRDefault="00601ACA" w:rsidP="00601ACA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601ACA">
        <w:rPr>
          <w:rFonts w:eastAsia="Times New Roman" w:cstheme="minorHAnsi"/>
        </w:rPr>
        <w:t>Cloud providers</w:t>
      </w:r>
    </w:p>
    <w:p w14:paraId="0034C79D" w14:textId="77777777" w:rsidR="00601ACA" w:rsidRPr="00601ACA" w:rsidRDefault="00601ACA" w:rsidP="00601ACA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601ACA">
        <w:rPr>
          <w:rFonts w:eastAsia="Times New Roman" w:cstheme="minorHAnsi"/>
        </w:rPr>
        <w:t>SaaS providers</w:t>
      </w:r>
    </w:p>
    <w:p w14:paraId="03DA7195" w14:textId="77777777" w:rsidR="00601ACA" w:rsidRPr="00601ACA" w:rsidRDefault="00601ACA" w:rsidP="00601ACA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601ACA">
        <w:rPr>
          <w:rFonts w:eastAsia="Times New Roman" w:cstheme="minorHAnsi"/>
        </w:rPr>
        <w:t>Managed service providers</w:t>
      </w:r>
    </w:p>
    <w:p w14:paraId="2CFB1576" w14:textId="6E4426A9" w:rsidR="00B30C87" w:rsidRPr="003A61C5" w:rsidRDefault="00601ACA" w:rsidP="00601ACA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601ACA">
        <w:rPr>
          <w:rFonts w:eastAsia="Times New Roman" w:cstheme="minorHAnsi"/>
        </w:rPr>
        <w:t>IT contractors</w:t>
      </w:r>
    </w:p>
    <w:p w14:paraId="03835FC9" w14:textId="071A7738" w:rsidR="00AD6DAB" w:rsidRPr="00625767" w:rsidRDefault="00FC7E50" w:rsidP="0048673B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Technology </w:t>
      </w:r>
      <w:r w:rsidR="00E53729" w:rsidRPr="00E53729">
        <w:rPr>
          <w:rFonts w:eastAsia="Times New Roman" w:cstheme="minorHAnsi"/>
          <w:b/>
          <w:bCs/>
        </w:rPr>
        <w:t>Vendor Security Requirements</w:t>
      </w:r>
    </w:p>
    <w:p w14:paraId="61FE64DB" w14:textId="6B71BDEF" w:rsidR="00AD6DAB" w:rsidRDefault="00E53729" w:rsidP="122C9AF1">
      <w:pPr>
        <w:pStyle w:val="ListParagraph"/>
        <w:numPr>
          <w:ilvl w:val="1"/>
          <w:numId w:val="1"/>
        </w:numPr>
        <w:spacing w:before="120" w:afterLines="60" w:after="144"/>
        <w:contextualSpacing w:val="0"/>
        <w:outlineLvl w:val="1"/>
        <w:rPr>
          <w:ins w:id="1" w:author="Mariam Durrani" w:date="2026-04-15T06:38:00Z" w16du:dateUtc="2026-04-15T06:38:14Z"/>
          <w:rFonts w:eastAsia="Times New Roman"/>
        </w:rPr>
      </w:pPr>
      <w:r w:rsidRPr="122C9AF1">
        <w:rPr>
          <w:rFonts w:eastAsia="Times New Roman"/>
        </w:rPr>
        <w:t xml:space="preserve">All </w:t>
      </w:r>
      <w:r w:rsidR="7F5C7578" w:rsidRPr="122C9AF1">
        <w:rPr>
          <w:rFonts w:eastAsia="Times New Roman"/>
        </w:rPr>
        <w:t xml:space="preserve">vendors’ </w:t>
      </w:r>
      <w:r w:rsidR="08746755" w:rsidRPr="122C9AF1">
        <w:rPr>
          <w:rFonts w:eastAsia="Times New Roman"/>
        </w:rPr>
        <w:t xml:space="preserve">personnel </w:t>
      </w:r>
      <w:del w:id="2" w:author="Mariam Durrani" w:date="2026-04-15T06:37:00Z" w16du:dateUtc="2026-04-15T06:37:46Z">
        <w:r w:rsidRPr="122C9AF1" w:rsidDel="00E53729">
          <w:rPr>
            <w:rFonts w:eastAsia="Times New Roman"/>
          </w:rPr>
          <w:delText>vendors</w:delText>
        </w:r>
      </w:del>
      <w:r w:rsidRPr="122C9AF1">
        <w:rPr>
          <w:rFonts w:eastAsia="Times New Roman"/>
        </w:rPr>
        <w:t xml:space="preserve"> must undergo </w:t>
      </w:r>
      <w:r w:rsidR="178800F6" w:rsidRPr="122C9AF1">
        <w:rPr>
          <w:rFonts w:eastAsia="Times New Roman"/>
        </w:rPr>
        <w:t xml:space="preserve">a </w:t>
      </w:r>
      <w:r w:rsidRPr="122C9AF1">
        <w:rPr>
          <w:rFonts w:eastAsia="Times New Roman"/>
        </w:rPr>
        <w:t>security evaluation before engagement.</w:t>
      </w:r>
    </w:p>
    <w:p w14:paraId="3E10D1B8" w14:textId="433C3C97" w:rsidR="7059168C" w:rsidRDefault="7059168C" w:rsidP="122C9AF1">
      <w:pPr>
        <w:pStyle w:val="ListParagraph"/>
        <w:numPr>
          <w:ilvl w:val="1"/>
          <w:numId w:val="1"/>
        </w:numPr>
        <w:spacing w:before="120" w:afterLines="60" w:after="144"/>
        <w:contextualSpacing w:val="0"/>
        <w:outlineLvl w:val="1"/>
        <w:rPr>
          <w:rFonts w:eastAsia="Times New Roman"/>
        </w:rPr>
      </w:pPr>
      <w:r w:rsidRPr="122C9AF1">
        <w:rPr>
          <w:rFonts w:eastAsia="Times New Roman"/>
        </w:rPr>
        <w:t xml:space="preserve">Security evaluation will be conducted by </w:t>
      </w:r>
      <w:r w:rsidR="00250961">
        <w:rPr>
          <w:rFonts w:eastAsia="Times New Roman"/>
        </w:rPr>
        <w:t>InfoSec team.</w:t>
      </w:r>
      <w:r w:rsidR="00B95E6D">
        <w:rPr>
          <w:rFonts w:eastAsia="Times New Roman"/>
        </w:rPr>
        <w:t xml:space="preserve"> </w:t>
      </w:r>
    </w:p>
    <w:p w14:paraId="22E4D075" w14:textId="11F5D5B9" w:rsidR="00FC7E50" w:rsidRPr="00971523" w:rsidRDefault="00FC7E50" w:rsidP="0048673B">
      <w:pPr>
        <w:pStyle w:val="ListParagraph"/>
        <w:numPr>
          <w:ilvl w:val="1"/>
          <w:numId w:val="1"/>
        </w:numPr>
        <w:spacing w:before="120" w:afterLines="60" w:after="144"/>
        <w:contextualSpacing w:val="0"/>
        <w:outlineLvl w:val="1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The evaluation </w:t>
      </w:r>
      <w:r w:rsidR="0051029A">
        <w:rPr>
          <w:rFonts w:eastAsia="Times New Roman" w:cstheme="minorHAnsi"/>
        </w:rPr>
        <w:t>includes</w:t>
      </w:r>
      <w:r w:rsidR="00B04D43">
        <w:rPr>
          <w:rFonts w:eastAsia="Times New Roman" w:cstheme="minorHAnsi"/>
        </w:rPr>
        <w:t xml:space="preserve"> as defined in Appendix B: </w:t>
      </w:r>
      <w:r w:rsidR="00EF4F2B" w:rsidRPr="00EF4F2B">
        <w:rPr>
          <w:rFonts w:eastAsia="Times New Roman" w:cstheme="minorHAnsi"/>
        </w:rPr>
        <w:t>IT Security Assessment Checklist</w:t>
      </w:r>
      <w:r w:rsidR="0051029A">
        <w:rPr>
          <w:rFonts w:eastAsia="Times New Roman" w:cstheme="minorHAnsi"/>
        </w:rPr>
        <w:t>:</w:t>
      </w:r>
    </w:p>
    <w:p w14:paraId="0C100B9A" w14:textId="77777777" w:rsidR="00FC7E50" w:rsidRPr="00FC7E50" w:rsidRDefault="00FC7E50" w:rsidP="00FC7E50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C7E50">
        <w:rPr>
          <w:rFonts w:eastAsia="Times New Roman" w:cstheme="minorHAnsi"/>
        </w:rPr>
        <w:t>Security risk assessment</w:t>
      </w:r>
    </w:p>
    <w:p w14:paraId="5E99CB11" w14:textId="77777777" w:rsidR="00FC7E50" w:rsidRPr="00FC7E50" w:rsidRDefault="00FC7E50" w:rsidP="00FC7E50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C7E50">
        <w:rPr>
          <w:rFonts w:eastAsia="Times New Roman" w:cstheme="minorHAnsi"/>
        </w:rPr>
        <w:t>Data protection evaluation</w:t>
      </w:r>
    </w:p>
    <w:p w14:paraId="4D1026E3" w14:textId="77777777" w:rsidR="00FC7E50" w:rsidRPr="00FC7E50" w:rsidRDefault="00FC7E50" w:rsidP="00FC7E50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C7E50">
        <w:rPr>
          <w:rFonts w:eastAsia="Times New Roman" w:cstheme="minorHAnsi"/>
        </w:rPr>
        <w:t>Compliance verification</w:t>
      </w:r>
    </w:p>
    <w:p w14:paraId="3124F1A1" w14:textId="3BA56632" w:rsidR="00BB7950" w:rsidRPr="001F3110" w:rsidRDefault="00FC7E50" w:rsidP="001F3110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C7E50">
        <w:rPr>
          <w:rFonts w:eastAsia="Times New Roman" w:cstheme="minorHAnsi"/>
        </w:rPr>
        <w:t>Contractual security obligations</w:t>
      </w:r>
    </w:p>
    <w:p w14:paraId="58B7D5E0" w14:textId="560E71EA" w:rsidR="006F4D8A" w:rsidRPr="0011394C" w:rsidRDefault="00FF12D4" w:rsidP="006F4D8A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FF12D4">
        <w:rPr>
          <w:rFonts w:eastAsia="Times New Roman" w:cstheme="minorHAnsi"/>
          <w:b/>
          <w:bCs/>
        </w:rPr>
        <w:t>Vendor Due Diligence</w:t>
      </w:r>
    </w:p>
    <w:p w14:paraId="1F94D74E" w14:textId="55D71496" w:rsidR="006F4D8A" w:rsidRDefault="00FF12D4" w:rsidP="122C9AF1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/>
        </w:rPr>
      </w:pPr>
      <w:r w:rsidRPr="122C9AF1">
        <w:rPr>
          <w:rFonts w:eastAsia="Times New Roman"/>
        </w:rPr>
        <w:t>Vendor assessments may include</w:t>
      </w:r>
      <w:r w:rsidR="4A67FEAB" w:rsidRPr="122C9AF1">
        <w:rPr>
          <w:rFonts w:eastAsia="Times New Roman"/>
        </w:rPr>
        <w:t>, and may not be limited to</w:t>
      </w:r>
      <w:r w:rsidRPr="122C9AF1">
        <w:rPr>
          <w:rFonts w:eastAsia="Times New Roman"/>
        </w:rPr>
        <w:t>:</w:t>
      </w:r>
    </w:p>
    <w:p w14:paraId="623F190F" w14:textId="77777777" w:rsidR="00FE06F8" w:rsidRPr="00FE06F8" w:rsidRDefault="00FE06F8" w:rsidP="00FE06F8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E06F8">
        <w:rPr>
          <w:rFonts w:eastAsia="Times New Roman" w:cstheme="minorHAnsi"/>
        </w:rPr>
        <w:t>Security certifications (ISO 27001 / SOC 2)</w:t>
      </w:r>
    </w:p>
    <w:p w14:paraId="29B138A1" w14:textId="77777777" w:rsidR="00FE06F8" w:rsidRPr="00FE06F8" w:rsidRDefault="00FE06F8" w:rsidP="00FE06F8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E06F8">
        <w:rPr>
          <w:rFonts w:eastAsia="Times New Roman" w:cstheme="minorHAnsi"/>
        </w:rPr>
        <w:t>Data handling practices</w:t>
      </w:r>
    </w:p>
    <w:p w14:paraId="0ED64CB6" w14:textId="77777777" w:rsidR="00FE06F8" w:rsidRPr="00FE06F8" w:rsidRDefault="00FE06F8" w:rsidP="00FE06F8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E06F8">
        <w:rPr>
          <w:rFonts w:eastAsia="Times New Roman" w:cstheme="minorHAnsi"/>
        </w:rPr>
        <w:t>Incident response capabilities</w:t>
      </w:r>
    </w:p>
    <w:p w14:paraId="3AD09651" w14:textId="4E499BE3" w:rsidR="00FE06F8" w:rsidRDefault="00FE06F8" w:rsidP="00FE06F8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E06F8">
        <w:rPr>
          <w:rFonts w:eastAsia="Times New Roman" w:cstheme="minorHAnsi"/>
        </w:rPr>
        <w:t>Supply chain risks</w:t>
      </w:r>
    </w:p>
    <w:p w14:paraId="2B651118" w14:textId="351130A0" w:rsidR="00AD6DAB" w:rsidRDefault="00F8292E" w:rsidP="0048673B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F8292E">
        <w:rPr>
          <w:rFonts w:eastAsia="Times New Roman" w:cstheme="minorHAnsi"/>
          <w:b/>
          <w:bCs/>
        </w:rPr>
        <w:t>Contractual Controls</w:t>
      </w:r>
    </w:p>
    <w:p w14:paraId="3D70DF55" w14:textId="1EEE1DBB" w:rsidR="00AD6DAB" w:rsidRDefault="00F8292E" w:rsidP="0048673B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F8292E">
        <w:rPr>
          <w:rFonts w:eastAsia="Times New Roman" w:cstheme="minorHAnsi"/>
        </w:rPr>
        <w:t>Vendor agreements must include:</w:t>
      </w:r>
    </w:p>
    <w:p w14:paraId="23D41729" w14:textId="77777777" w:rsidR="00F8292E" w:rsidRPr="00F8292E" w:rsidRDefault="00F8292E" w:rsidP="00F8292E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8292E">
        <w:rPr>
          <w:rFonts w:eastAsia="Times New Roman" w:cstheme="minorHAnsi"/>
        </w:rPr>
        <w:t>Data protection clauses</w:t>
      </w:r>
    </w:p>
    <w:p w14:paraId="1A893339" w14:textId="77777777" w:rsidR="00F8292E" w:rsidRPr="00F8292E" w:rsidRDefault="00F8292E" w:rsidP="00F8292E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8292E">
        <w:rPr>
          <w:rFonts w:eastAsia="Times New Roman" w:cstheme="minorHAnsi"/>
        </w:rPr>
        <w:t>Confidentiality obligations</w:t>
      </w:r>
    </w:p>
    <w:p w14:paraId="1C7ED572" w14:textId="77777777" w:rsidR="00F8292E" w:rsidRPr="00F8292E" w:rsidRDefault="00F8292E" w:rsidP="00F8292E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8292E">
        <w:rPr>
          <w:rFonts w:eastAsia="Times New Roman" w:cstheme="minorHAnsi"/>
        </w:rPr>
        <w:t>Breach notification requirements</w:t>
      </w:r>
    </w:p>
    <w:p w14:paraId="5D56EFDF" w14:textId="3155A8BD" w:rsidR="00AD6DAB" w:rsidRPr="00EF4F2B" w:rsidRDefault="00F8292E" w:rsidP="00AD6DAB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8292E">
        <w:rPr>
          <w:rFonts w:eastAsia="Times New Roman" w:cstheme="minorHAnsi"/>
        </w:rPr>
        <w:lastRenderedPageBreak/>
        <w:t>Secure data deletion upon contract termination</w:t>
      </w:r>
    </w:p>
    <w:p w14:paraId="40DFB066" w14:textId="5276439B" w:rsidR="00B50888" w:rsidRDefault="00B50888" w:rsidP="00B50888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B50888">
        <w:rPr>
          <w:rFonts w:eastAsia="Times New Roman" w:cstheme="minorHAnsi"/>
          <w:b/>
          <w:bCs/>
        </w:rPr>
        <w:t>Monitoring</w:t>
      </w:r>
      <w:r>
        <w:rPr>
          <w:rFonts w:eastAsia="Times New Roman" w:cstheme="minorHAnsi"/>
          <w:b/>
          <w:bCs/>
        </w:rPr>
        <w:t xml:space="preserve"> &amp; Reporting</w:t>
      </w:r>
    </w:p>
    <w:p w14:paraId="607F0747" w14:textId="6C10F912" w:rsidR="00B50888" w:rsidRDefault="00D976C5" w:rsidP="122C9AF1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/>
        </w:rPr>
      </w:pPr>
      <w:r w:rsidRPr="122C9AF1">
        <w:rPr>
          <w:rFonts w:eastAsia="Times New Roman"/>
        </w:rPr>
        <w:t>Vendors shall be annually reviewed</w:t>
      </w:r>
      <w:r w:rsidR="00EF4F2B">
        <w:rPr>
          <w:rFonts w:eastAsia="Times New Roman"/>
        </w:rPr>
        <w:t xml:space="preserve"> by InfoSec team</w:t>
      </w:r>
      <w:r w:rsidRPr="122C9AF1">
        <w:rPr>
          <w:rFonts w:eastAsia="Times New Roman"/>
        </w:rPr>
        <w:t xml:space="preserve"> for compliance with security requirement.</w:t>
      </w:r>
    </w:p>
    <w:p w14:paraId="5671D320" w14:textId="11F45A62" w:rsidR="00B70BFC" w:rsidRPr="00B93508" w:rsidRDefault="00B93508" w:rsidP="122C9AF1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/>
        </w:rPr>
      </w:pPr>
      <w:r w:rsidRPr="122C9AF1">
        <w:rPr>
          <w:rFonts w:eastAsia="Times New Roman"/>
        </w:rPr>
        <w:t>Non-compliances must be reported to ITSC</w:t>
      </w:r>
      <w:r w:rsidR="2289389B" w:rsidRPr="122C9AF1">
        <w:rPr>
          <w:rFonts w:eastAsia="Times New Roman"/>
        </w:rPr>
        <w:t xml:space="preserve"> periodically by </w:t>
      </w:r>
      <w:r w:rsidR="00EF4F2B">
        <w:rPr>
          <w:rFonts w:eastAsia="Times New Roman"/>
        </w:rPr>
        <w:t>Head of ICT.</w:t>
      </w:r>
      <w:r w:rsidR="2289389B" w:rsidRPr="122C9AF1">
        <w:rPr>
          <w:rFonts w:eastAsia="Times New Roman"/>
        </w:rPr>
        <w:t xml:space="preserve"> </w:t>
      </w:r>
      <w:del w:id="3" w:author="Mariam Durrani" w:date="2026-04-15T06:40:00Z" w16du:dateUtc="2026-04-15T06:40:31Z">
        <w:r w:rsidRPr="122C9AF1" w:rsidDel="00B93508">
          <w:rPr>
            <w:rFonts w:eastAsia="Times New Roman"/>
          </w:rPr>
          <w:delText>.</w:delText>
        </w:r>
      </w:del>
    </w:p>
    <w:p w14:paraId="6B3D38BE" w14:textId="77777777" w:rsidR="00AD6DAB" w:rsidRPr="006967B0" w:rsidRDefault="00AD6DAB" w:rsidP="00AD6DAB">
      <w:pPr>
        <w:spacing w:before="120" w:afterLines="60" w:after="144"/>
        <w:ind w:right="119"/>
        <w:rPr>
          <w:rFonts w:eastAsia="Calibri" w:cstheme="minorHAnsi"/>
          <w:b/>
          <w:color w:val="171717" w:themeColor="background2" w:themeShade="1A"/>
        </w:rPr>
      </w:pPr>
    </w:p>
    <w:p w14:paraId="26B6BF18" w14:textId="77777777" w:rsidR="00AD6DAB" w:rsidRPr="006967B0" w:rsidRDefault="00AD6DAB" w:rsidP="00AD6DAB">
      <w:pPr>
        <w:spacing w:before="120" w:afterLines="60" w:after="144"/>
        <w:ind w:right="119"/>
        <w:jc w:val="center"/>
        <w:rPr>
          <w:rFonts w:eastAsia="Calibri" w:cstheme="minorHAnsi"/>
          <w:b/>
          <w:color w:val="262626" w:themeColor="text1" w:themeTint="D9"/>
        </w:rPr>
      </w:pPr>
      <w:r w:rsidRPr="006967B0">
        <w:rPr>
          <w:rFonts w:eastAsia="Calibri" w:cstheme="minorHAnsi"/>
          <w:b/>
          <w:color w:val="262626" w:themeColor="text1" w:themeTint="D9"/>
        </w:rPr>
        <w:t xml:space="preserve">_________________________________ </w:t>
      </w:r>
      <w:r w:rsidRPr="006967B0">
        <w:rPr>
          <w:rFonts w:eastAsia="Calibri" w:cstheme="minorHAnsi"/>
          <w:b/>
          <w:color w:val="262626" w:themeColor="text1" w:themeTint="D9"/>
        </w:rPr>
        <w:br/>
      </w:r>
      <w:r w:rsidRPr="006967B0">
        <w:rPr>
          <w:rFonts w:eastAsia="Calibri" w:cstheme="minorHAnsi"/>
          <w:bCs/>
          <w:color w:val="262626" w:themeColor="text1" w:themeTint="D9"/>
        </w:rPr>
        <w:t>APPROVED BY</w:t>
      </w:r>
      <w:r w:rsidRPr="006967B0">
        <w:rPr>
          <w:rFonts w:eastAsia="Calibri" w:cstheme="minorHAnsi"/>
          <w:bCs/>
          <w:color w:val="262626" w:themeColor="text1" w:themeTint="D9"/>
        </w:rPr>
        <w:br/>
      </w:r>
      <w:r w:rsidRPr="006967B0">
        <w:rPr>
          <w:rFonts w:eastAsia="Calibri" w:cstheme="minorHAnsi"/>
          <w:b/>
          <w:color w:val="262626" w:themeColor="text1" w:themeTint="D9"/>
        </w:rPr>
        <w:t>CHIEF EXECUTIVE OFFICER</w:t>
      </w:r>
      <w:bookmarkEnd w:id="0"/>
    </w:p>
    <w:sectPr w:rsidR="00AD6DAB" w:rsidRPr="006967B0" w:rsidSect="00871AC4">
      <w:headerReference w:type="default" r:id="rId10"/>
      <w:pgSz w:w="12240" w:h="15840"/>
      <w:pgMar w:top="1134" w:right="1077" w:bottom="1134" w:left="1077" w:header="289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25DB6" w14:textId="77777777" w:rsidR="003B3FCB" w:rsidRDefault="003B3FCB" w:rsidP="0035593D">
      <w:pPr>
        <w:spacing w:after="0" w:line="240" w:lineRule="auto"/>
      </w:pPr>
      <w:r>
        <w:separator/>
      </w:r>
    </w:p>
  </w:endnote>
  <w:endnote w:type="continuationSeparator" w:id="0">
    <w:p w14:paraId="1F885641" w14:textId="77777777" w:rsidR="003B3FCB" w:rsidRDefault="003B3FCB" w:rsidP="0035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70919" w14:textId="77777777" w:rsidR="003B3FCB" w:rsidRDefault="003B3FCB" w:rsidP="0035593D">
      <w:pPr>
        <w:spacing w:after="0" w:line="240" w:lineRule="auto"/>
      </w:pPr>
      <w:r>
        <w:separator/>
      </w:r>
    </w:p>
  </w:footnote>
  <w:footnote w:type="continuationSeparator" w:id="0">
    <w:p w14:paraId="64A85941" w14:textId="77777777" w:rsidR="003B3FCB" w:rsidRDefault="003B3FCB" w:rsidP="00355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4C1A" w14:textId="77777777" w:rsidR="0035593D" w:rsidRDefault="0035593D">
    <w:pPr>
      <w:pStyle w:val="Header"/>
    </w:pPr>
  </w:p>
  <w:p w14:paraId="40CD3A51" w14:textId="77777777" w:rsidR="0035593D" w:rsidRDefault="0035593D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63"/>
      <w:gridCol w:w="1411"/>
      <w:gridCol w:w="1426"/>
      <w:gridCol w:w="987"/>
      <w:gridCol w:w="1643"/>
      <w:gridCol w:w="1980"/>
      <w:gridCol w:w="1176"/>
    </w:tblGrid>
    <w:tr w:rsidR="00570C81" w14:paraId="078232D0" w14:textId="77777777" w:rsidTr="00DB2823">
      <w:tc>
        <w:tcPr>
          <w:tcW w:w="1463" w:type="dxa"/>
          <w:vMerge w:val="restart"/>
        </w:tcPr>
        <w:p w14:paraId="1C430A19" w14:textId="77777777" w:rsidR="00570C81" w:rsidRDefault="00570C81" w:rsidP="00570C81">
          <w:pPr>
            <w:pStyle w:val="Header"/>
          </w:pPr>
          <w:r>
            <w:rPr>
              <w:noProof/>
            </w:rPr>
            <w:drawing>
              <wp:inline distT="0" distB="0" distL="0" distR="0" wp14:anchorId="26735B72" wp14:editId="3287E4EE">
                <wp:extent cx="790575" cy="79057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c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84" cy="790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23" w:type="dxa"/>
          <w:gridSpan w:val="6"/>
          <w:tcBorders>
            <w:bottom w:val="double" w:sz="4" w:space="0" w:color="auto"/>
          </w:tcBorders>
          <w:shd w:val="clear" w:color="auto" w:fill="D9D9D9" w:themeFill="background1" w:themeFillShade="D9"/>
        </w:tcPr>
        <w:p w14:paraId="52E71E4C" w14:textId="3276F7FD" w:rsidR="0063256A" w:rsidRPr="0063256A" w:rsidRDefault="00524236" w:rsidP="001D65CE">
          <w:pPr>
            <w:pStyle w:val="Header"/>
            <w:rPr>
              <w:b/>
              <w:bCs/>
              <w:sz w:val="40"/>
              <w:szCs w:val="40"/>
            </w:rPr>
          </w:pPr>
          <w:r w:rsidRPr="00524236">
            <w:rPr>
              <w:b/>
              <w:bCs/>
              <w:sz w:val="40"/>
              <w:szCs w:val="40"/>
            </w:rPr>
            <w:t>Vendor &amp; Third-Party Risk</w:t>
          </w:r>
          <w:r>
            <w:rPr>
              <w:b/>
              <w:bCs/>
              <w:sz w:val="40"/>
              <w:szCs w:val="40"/>
            </w:rPr>
            <w:t xml:space="preserve"> </w:t>
          </w:r>
          <w:r w:rsidR="007F5E86">
            <w:rPr>
              <w:b/>
              <w:bCs/>
              <w:sz w:val="40"/>
              <w:szCs w:val="40"/>
            </w:rPr>
            <w:t>Policy</w:t>
          </w:r>
        </w:p>
      </w:tc>
    </w:tr>
    <w:tr w:rsidR="00570C81" w14:paraId="372B1C4E" w14:textId="77777777" w:rsidTr="00737364">
      <w:trPr>
        <w:trHeight w:val="344"/>
      </w:trPr>
      <w:tc>
        <w:tcPr>
          <w:tcW w:w="1463" w:type="dxa"/>
          <w:vMerge/>
        </w:tcPr>
        <w:p w14:paraId="28E409F0" w14:textId="77777777" w:rsidR="00570C81" w:rsidRDefault="00570C81" w:rsidP="00570C81">
          <w:pPr>
            <w:pStyle w:val="Header"/>
          </w:pPr>
        </w:p>
      </w:tc>
      <w:tc>
        <w:tcPr>
          <w:tcW w:w="1411" w:type="dxa"/>
          <w:tcBorders>
            <w:top w:val="double" w:sz="4" w:space="0" w:color="auto"/>
          </w:tcBorders>
        </w:tcPr>
        <w:p w14:paraId="4F5E14C1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Page #</w:t>
          </w:r>
        </w:p>
      </w:tc>
      <w:tc>
        <w:tcPr>
          <w:tcW w:w="1426" w:type="dxa"/>
          <w:tcBorders>
            <w:top w:val="double" w:sz="4" w:space="0" w:color="auto"/>
          </w:tcBorders>
        </w:tcPr>
        <w:p w14:paraId="674EFE69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Document #</w:t>
          </w:r>
        </w:p>
      </w:tc>
      <w:tc>
        <w:tcPr>
          <w:tcW w:w="987" w:type="dxa"/>
          <w:tcBorders>
            <w:top w:val="double" w:sz="4" w:space="0" w:color="auto"/>
          </w:tcBorders>
        </w:tcPr>
        <w:p w14:paraId="5C82FB3A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</w:t>
          </w:r>
        </w:p>
      </w:tc>
      <w:tc>
        <w:tcPr>
          <w:tcW w:w="1643" w:type="dxa"/>
          <w:tcBorders>
            <w:top w:val="double" w:sz="4" w:space="0" w:color="auto"/>
          </w:tcBorders>
        </w:tcPr>
        <w:p w14:paraId="27ECCE4B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 Date</w:t>
          </w:r>
        </w:p>
      </w:tc>
      <w:tc>
        <w:tcPr>
          <w:tcW w:w="1980" w:type="dxa"/>
          <w:tcBorders>
            <w:top w:val="double" w:sz="4" w:space="0" w:color="auto"/>
          </w:tcBorders>
        </w:tcPr>
        <w:p w14:paraId="42B2CE24" w14:textId="77777777" w:rsidR="00570C81" w:rsidRPr="00954427" w:rsidRDefault="00570C81" w:rsidP="00570C81">
          <w:pPr>
            <w:pStyle w:val="Header"/>
            <w:jc w:val="center"/>
            <w:rPr>
              <w:b/>
            </w:rPr>
          </w:pPr>
          <w:r w:rsidRPr="00954427">
            <w:rPr>
              <w:b/>
            </w:rPr>
            <w:t>Effective Date </w:t>
          </w:r>
        </w:p>
      </w:tc>
      <w:tc>
        <w:tcPr>
          <w:tcW w:w="1176" w:type="dxa"/>
          <w:tcBorders>
            <w:top w:val="double" w:sz="4" w:space="0" w:color="auto"/>
          </w:tcBorders>
        </w:tcPr>
        <w:p w14:paraId="609B0C13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Custodian</w:t>
          </w:r>
        </w:p>
      </w:tc>
    </w:tr>
    <w:tr w:rsidR="00570C81" w14:paraId="0B6961CD" w14:textId="77777777" w:rsidTr="00737364">
      <w:tc>
        <w:tcPr>
          <w:tcW w:w="1463" w:type="dxa"/>
          <w:vMerge/>
        </w:tcPr>
        <w:p w14:paraId="0BE9A94A" w14:textId="77777777" w:rsidR="00570C81" w:rsidRDefault="00570C81" w:rsidP="00570C81">
          <w:pPr>
            <w:pStyle w:val="Header"/>
          </w:pPr>
        </w:p>
      </w:tc>
      <w:tc>
        <w:tcPr>
          <w:tcW w:w="1411" w:type="dxa"/>
        </w:tcPr>
        <w:sdt>
          <w:sdtPr>
            <w:rPr>
              <w:sz w:val="20"/>
              <w:szCs w:val="20"/>
            </w:rPr>
            <w:id w:val="98381352"/>
            <w:docPartObj>
              <w:docPartGallery w:val="Page Numbers (Top of Page)"/>
              <w:docPartUnique/>
            </w:docPartObj>
          </w:sdtPr>
          <w:sdtEndPr/>
          <w:sdtContent>
            <w:p w14:paraId="1E104444" w14:textId="60ED3D37" w:rsidR="00570C81" w:rsidRPr="00DB2823" w:rsidRDefault="00570C81" w:rsidP="00570C81">
              <w:pPr>
                <w:pStyle w:val="Header"/>
                <w:jc w:val="center"/>
                <w:rPr>
                  <w:sz w:val="20"/>
                  <w:szCs w:val="20"/>
                </w:rPr>
              </w:pPr>
              <w:r w:rsidRPr="00DB2823">
                <w:rPr>
                  <w:sz w:val="20"/>
                  <w:szCs w:val="20"/>
                </w:rPr>
                <w:t xml:space="preserve"> </w:t>
              </w:r>
              <w:r w:rsidRPr="00DB2823">
                <w:rPr>
                  <w:sz w:val="20"/>
                  <w:szCs w:val="20"/>
                </w:rPr>
                <w:fldChar w:fldCharType="begin"/>
              </w:r>
              <w:r w:rsidRPr="00DB2823">
                <w:rPr>
                  <w:sz w:val="20"/>
                  <w:szCs w:val="20"/>
                </w:rPr>
                <w:instrText xml:space="preserve"> PAGE </w:instrText>
              </w:r>
              <w:r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Pr="00DB2823">
                <w:rPr>
                  <w:sz w:val="20"/>
                  <w:szCs w:val="20"/>
                </w:rPr>
                <w:fldChar w:fldCharType="end"/>
              </w:r>
              <w:r w:rsidRPr="00DB2823">
                <w:rPr>
                  <w:sz w:val="20"/>
                  <w:szCs w:val="20"/>
                </w:rPr>
                <w:t xml:space="preserve"> of </w:t>
              </w:r>
              <w:r w:rsidR="009806BF" w:rsidRPr="00DB2823">
                <w:rPr>
                  <w:sz w:val="20"/>
                  <w:szCs w:val="20"/>
                </w:rPr>
                <w:fldChar w:fldCharType="begin"/>
              </w:r>
              <w:r w:rsidR="009806BF" w:rsidRPr="00DB2823">
                <w:rPr>
                  <w:sz w:val="20"/>
                  <w:szCs w:val="20"/>
                </w:rPr>
                <w:instrText xml:space="preserve"> NUMPAGES  </w:instrText>
              </w:r>
              <w:r w:rsidR="009806BF"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="009806BF" w:rsidRPr="00DB2823">
                <w:rPr>
                  <w:noProof/>
                  <w:sz w:val="20"/>
                  <w:szCs w:val="20"/>
                </w:rPr>
                <w:fldChar w:fldCharType="end"/>
              </w:r>
            </w:p>
          </w:sdtContent>
        </w:sdt>
        <w:p w14:paraId="7117AA02" w14:textId="77777777" w:rsidR="00570C81" w:rsidRPr="00DB2823" w:rsidRDefault="00570C81" w:rsidP="00570C81">
          <w:pPr>
            <w:pStyle w:val="Header"/>
            <w:jc w:val="center"/>
            <w:rPr>
              <w:sz w:val="20"/>
              <w:szCs w:val="20"/>
            </w:rPr>
          </w:pPr>
        </w:p>
      </w:tc>
      <w:tc>
        <w:tcPr>
          <w:tcW w:w="1426" w:type="dxa"/>
        </w:tcPr>
        <w:p w14:paraId="33E20F9B" w14:textId="4165CB77" w:rsidR="00570C81" w:rsidRPr="00DB2823" w:rsidRDefault="003355DC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004</w:t>
          </w:r>
          <w:r w:rsidR="00A81DA9">
            <w:rPr>
              <w:sz w:val="20"/>
              <w:szCs w:val="20"/>
            </w:rPr>
            <w:t>8</w:t>
          </w:r>
        </w:p>
      </w:tc>
      <w:tc>
        <w:tcPr>
          <w:tcW w:w="987" w:type="dxa"/>
        </w:tcPr>
        <w:p w14:paraId="027D70F9" w14:textId="13C57CCA" w:rsidR="00570C81" w:rsidRPr="00DB2823" w:rsidRDefault="000F22C3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</w:t>
          </w:r>
          <w:r w:rsidR="00896E5A">
            <w:rPr>
              <w:sz w:val="20"/>
              <w:szCs w:val="20"/>
            </w:rPr>
            <w:t>1</w:t>
          </w:r>
        </w:p>
      </w:tc>
      <w:tc>
        <w:tcPr>
          <w:tcW w:w="1643" w:type="dxa"/>
        </w:tcPr>
        <w:p w14:paraId="2163B4C2" w14:textId="1FBF5614" w:rsidR="00570C81" w:rsidRPr="00DB2823" w:rsidRDefault="00A744FA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April</w:t>
          </w:r>
          <w:r w:rsidR="00896E5A">
            <w:rPr>
              <w:noProof/>
              <w:color w:val="262626" w:themeColor="text1" w:themeTint="D9"/>
              <w:sz w:val="20"/>
              <w:szCs w:val="20"/>
            </w:rPr>
            <w:t xml:space="preserve"> </w:t>
          </w:r>
          <w:r>
            <w:rPr>
              <w:noProof/>
              <w:color w:val="262626" w:themeColor="text1" w:themeTint="D9"/>
              <w:sz w:val="20"/>
              <w:szCs w:val="20"/>
            </w:rPr>
            <w:t>8</w:t>
          </w:r>
          <w:r w:rsidR="00737364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980" w:type="dxa"/>
        </w:tcPr>
        <w:p w14:paraId="091A4814" w14:textId="783889A7" w:rsidR="00570C81" w:rsidRPr="00DB2823" w:rsidRDefault="00A744FA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May</w:t>
          </w:r>
          <w:r w:rsidR="00D52035">
            <w:rPr>
              <w:noProof/>
              <w:color w:val="262626" w:themeColor="text1" w:themeTint="D9"/>
              <w:sz w:val="20"/>
              <w:szCs w:val="20"/>
            </w:rPr>
            <w:t xml:space="preserve"> 1</w:t>
          </w:r>
          <w:r w:rsidR="00570C81" w:rsidRPr="00DB2823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176" w:type="dxa"/>
        </w:tcPr>
        <w:p w14:paraId="504BEA53" w14:textId="6673EC27" w:rsidR="00570C81" w:rsidRPr="00DB2823" w:rsidRDefault="00D43ECA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IT</w:t>
          </w:r>
          <w:r w:rsidR="00570C81" w:rsidRPr="00DB2823">
            <w:rPr>
              <w:sz w:val="20"/>
              <w:szCs w:val="20"/>
            </w:rPr>
            <w:t xml:space="preserve"> Division</w:t>
          </w:r>
        </w:p>
      </w:tc>
    </w:tr>
  </w:tbl>
  <w:p w14:paraId="64D99B4F" w14:textId="77777777" w:rsidR="00C060AA" w:rsidRDefault="00C060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234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8870833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markup="0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93D"/>
    <w:rsid w:val="000021D7"/>
    <w:rsid w:val="00020E08"/>
    <w:rsid w:val="000219DE"/>
    <w:rsid w:val="00025126"/>
    <w:rsid w:val="00027556"/>
    <w:rsid w:val="00030819"/>
    <w:rsid w:val="00030B9C"/>
    <w:rsid w:val="0003156F"/>
    <w:rsid w:val="000346CB"/>
    <w:rsid w:val="000361C8"/>
    <w:rsid w:val="00043BE1"/>
    <w:rsid w:val="00046398"/>
    <w:rsid w:val="00052257"/>
    <w:rsid w:val="00052FBD"/>
    <w:rsid w:val="0005629E"/>
    <w:rsid w:val="00060170"/>
    <w:rsid w:val="00060D29"/>
    <w:rsid w:val="000618DF"/>
    <w:rsid w:val="00062769"/>
    <w:rsid w:val="00065942"/>
    <w:rsid w:val="00065EF6"/>
    <w:rsid w:val="000663CF"/>
    <w:rsid w:val="0007067D"/>
    <w:rsid w:val="000716BA"/>
    <w:rsid w:val="00071AE2"/>
    <w:rsid w:val="0007217B"/>
    <w:rsid w:val="00080AC1"/>
    <w:rsid w:val="00081D64"/>
    <w:rsid w:val="00084AD9"/>
    <w:rsid w:val="00084BCC"/>
    <w:rsid w:val="00085881"/>
    <w:rsid w:val="00085A9A"/>
    <w:rsid w:val="00086AFE"/>
    <w:rsid w:val="00087E5E"/>
    <w:rsid w:val="00092992"/>
    <w:rsid w:val="00092E70"/>
    <w:rsid w:val="00097FB4"/>
    <w:rsid w:val="000A2AEC"/>
    <w:rsid w:val="000A386E"/>
    <w:rsid w:val="000B124A"/>
    <w:rsid w:val="000B65F5"/>
    <w:rsid w:val="000C5DC9"/>
    <w:rsid w:val="000D3EB4"/>
    <w:rsid w:val="000E4EFA"/>
    <w:rsid w:val="000E79F5"/>
    <w:rsid w:val="000F115A"/>
    <w:rsid w:val="000F1842"/>
    <w:rsid w:val="000F22C3"/>
    <w:rsid w:val="000F3B01"/>
    <w:rsid w:val="000F68B7"/>
    <w:rsid w:val="00102A65"/>
    <w:rsid w:val="00111599"/>
    <w:rsid w:val="0011225C"/>
    <w:rsid w:val="00113109"/>
    <w:rsid w:val="0011394C"/>
    <w:rsid w:val="001164F2"/>
    <w:rsid w:val="00117D86"/>
    <w:rsid w:val="00123D77"/>
    <w:rsid w:val="00123EE7"/>
    <w:rsid w:val="001242E5"/>
    <w:rsid w:val="0012507A"/>
    <w:rsid w:val="001318F1"/>
    <w:rsid w:val="00132D44"/>
    <w:rsid w:val="00132E23"/>
    <w:rsid w:val="0013439E"/>
    <w:rsid w:val="00134FB4"/>
    <w:rsid w:val="00135645"/>
    <w:rsid w:val="0013599D"/>
    <w:rsid w:val="00136FF7"/>
    <w:rsid w:val="001441C9"/>
    <w:rsid w:val="0014668C"/>
    <w:rsid w:val="00150ACD"/>
    <w:rsid w:val="00154E29"/>
    <w:rsid w:val="0016338F"/>
    <w:rsid w:val="0016659D"/>
    <w:rsid w:val="00172AB0"/>
    <w:rsid w:val="00175818"/>
    <w:rsid w:val="00181CEF"/>
    <w:rsid w:val="00183721"/>
    <w:rsid w:val="00185F12"/>
    <w:rsid w:val="00191940"/>
    <w:rsid w:val="00193D8B"/>
    <w:rsid w:val="001948F5"/>
    <w:rsid w:val="00194E89"/>
    <w:rsid w:val="001968EB"/>
    <w:rsid w:val="001977BA"/>
    <w:rsid w:val="001A4D8F"/>
    <w:rsid w:val="001A60A5"/>
    <w:rsid w:val="001A7874"/>
    <w:rsid w:val="001B1473"/>
    <w:rsid w:val="001C0921"/>
    <w:rsid w:val="001C43ED"/>
    <w:rsid w:val="001C6254"/>
    <w:rsid w:val="001D65CE"/>
    <w:rsid w:val="001E0406"/>
    <w:rsid w:val="001E2843"/>
    <w:rsid w:val="001E3A98"/>
    <w:rsid w:val="001E48A6"/>
    <w:rsid w:val="001E5BEF"/>
    <w:rsid w:val="001E76EA"/>
    <w:rsid w:val="001F1CA2"/>
    <w:rsid w:val="001F2302"/>
    <w:rsid w:val="001F3110"/>
    <w:rsid w:val="001F57A0"/>
    <w:rsid w:val="00201F9F"/>
    <w:rsid w:val="002040AA"/>
    <w:rsid w:val="00204739"/>
    <w:rsid w:val="00207C74"/>
    <w:rsid w:val="0021210D"/>
    <w:rsid w:val="00215AFC"/>
    <w:rsid w:val="00217BA0"/>
    <w:rsid w:val="00220BDD"/>
    <w:rsid w:val="002246A9"/>
    <w:rsid w:val="0022493A"/>
    <w:rsid w:val="0022546E"/>
    <w:rsid w:val="002256F6"/>
    <w:rsid w:val="00230ED2"/>
    <w:rsid w:val="00236C44"/>
    <w:rsid w:val="00240E37"/>
    <w:rsid w:val="00240E4B"/>
    <w:rsid w:val="00243810"/>
    <w:rsid w:val="0024448F"/>
    <w:rsid w:val="0024531D"/>
    <w:rsid w:val="002507CF"/>
    <w:rsid w:val="00250961"/>
    <w:rsid w:val="00253A10"/>
    <w:rsid w:val="00256098"/>
    <w:rsid w:val="002573A7"/>
    <w:rsid w:val="0026271A"/>
    <w:rsid w:val="002631D6"/>
    <w:rsid w:val="00265DFE"/>
    <w:rsid w:val="002679F8"/>
    <w:rsid w:val="00267A73"/>
    <w:rsid w:val="0027371B"/>
    <w:rsid w:val="00274F80"/>
    <w:rsid w:val="00277384"/>
    <w:rsid w:val="0028556F"/>
    <w:rsid w:val="002867EF"/>
    <w:rsid w:val="00286BBB"/>
    <w:rsid w:val="00295267"/>
    <w:rsid w:val="00296102"/>
    <w:rsid w:val="002A14CA"/>
    <w:rsid w:val="002A33A1"/>
    <w:rsid w:val="002A4971"/>
    <w:rsid w:val="002A4E0D"/>
    <w:rsid w:val="002A60FF"/>
    <w:rsid w:val="002B2C7B"/>
    <w:rsid w:val="002B7CA4"/>
    <w:rsid w:val="002C7E32"/>
    <w:rsid w:val="002C7F57"/>
    <w:rsid w:val="002D09F7"/>
    <w:rsid w:val="002D18BD"/>
    <w:rsid w:val="002D1AEB"/>
    <w:rsid w:val="002D2E4A"/>
    <w:rsid w:val="002D4383"/>
    <w:rsid w:val="002D75EC"/>
    <w:rsid w:val="002E4B47"/>
    <w:rsid w:val="002F1BDD"/>
    <w:rsid w:val="002F3E88"/>
    <w:rsid w:val="002F46E9"/>
    <w:rsid w:val="002F5131"/>
    <w:rsid w:val="002F5AA2"/>
    <w:rsid w:val="003006C2"/>
    <w:rsid w:val="003015AF"/>
    <w:rsid w:val="00304EF5"/>
    <w:rsid w:val="00305CD4"/>
    <w:rsid w:val="00312176"/>
    <w:rsid w:val="00314941"/>
    <w:rsid w:val="00315FEC"/>
    <w:rsid w:val="0032609F"/>
    <w:rsid w:val="0032697D"/>
    <w:rsid w:val="003272A1"/>
    <w:rsid w:val="00327C5D"/>
    <w:rsid w:val="00331AB4"/>
    <w:rsid w:val="003355DC"/>
    <w:rsid w:val="00342664"/>
    <w:rsid w:val="00343BF6"/>
    <w:rsid w:val="00345034"/>
    <w:rsid w:val="0034516A"/>
    <w:rsid w:val="00352706"/>
    <w:rsid w:val="00354D13"/>
    <w:rsid w:val="00355276"/>
    <w:rsid w:val="0035593D"/>
    <w:rsid w:val="00355AC1"/>
    <w:rsid w:val="00357241"/>
    <w:rsid w:val="00360DC0"/>
    <w:rsid w:val="00361F57"/>
    <w:rsid w:val="00370177"/>
    <w:rsid w:val="0037106D"/>
    <w:rsid w:val="00372B7E"/>
    <w:rsid w:val="0037373A"/>
    <w:rsid w:val="003740D4"/>
    <w:rsid w:val="00374E7D"/>
    <w:rsid w:val="003754BC"/>
    <w:rsid w:val="003766D4"/>
    <w:rsid w:val="00376C63"/>
    <w:rsid w:val="00377067"/>
    <w:rsid w:val="00377BC1"/>
    <w:rsid w:val="00380368"/>
    <w:rsid w:val="003817E2"/>
    <w:rsid w:val="00384B83"/>
    <w:rsid w:val="003921AF"/>
    <w:rsid w:val="0039576E"/>
    <w:rsid w:val="00395ED4"/>
    <w:rsid w:val="00396200"/>
    <w:rsid w:val="003A0175"/>
    <w:rsid w:val="003A474D"/>
    <w:rsid w:val="003A4A3E"/>
    <w:rsid w:val="003A7FDE"/>
    <w:rsid w:val="003B1D00"/>
    <w:rsid w:val="003B24A3"/>
    <w:rsid w:val="003B2D59"/>
    <w:rsid w:val="003B3361"/>
    <w:rsid w:val="003B3FCB"/>
    <w:rsid w:val="003B447C"/>
    <w:rsid w:val="003B536A"/>
    <w:rsid w:val="003C565D"/>
    <w:rsid w:val="003C6190"/>
    <w:rsid w:val="003D38CB"/>
    <w:rsid w:val="003E04F1"/>
    <w:rsid w:val="003E36CC"/>
    <w:rsid w:val="003E40D3"/>
    <w:rsid w:val="003E65ED"/>
    <w:rsid w:val="003F16E3"/>
    <w:rsid w:val="003F4EC6"/>
    <w:rsid w:val="0040441C"/>
    <w:rsid w:val="00405759"/>
    <w:rsid w:val="0041009A"/>
    <w:rsid w:val="004110CB"/>
    <w:rsid w:val="00413B33"/>
    <w:rsid w:val="004160C0"/>
    <w:rsid w:val="004211DA"/>
    <w:rsid w:val="004228CA"/>
    <w:rsid w:val="00423B66"/>
    <w:rsid w:val="004242B3"/>
    <w:rsid w:val="00424BA2"/>
    <w:rsid w:val="00426056"/>
    <w:rsid w:val="00426A15"/>
    <w:rsid w:val="004321B8"/>
    <w:rsid w:val="004345A3"/>
    <w:rsid w:val="0043576D"/>
    <w:rsid w:val="004367CF"/>
    <w:rsid w:val="00437F69"/>
    <w:rsid w:val="0044018D"/>
    <w:rsid w:val="004423B3"/>
    <w:rsid w:val="004469CB"/>
    <w:rsid w:val="004474B2"/>
    <w:rsid w:val="0045335B"/>
    <w:rsid w:val="00460757"/>
    <w:rsid w:val="00467565"/>
    <w:rsid w:val="004713CD"/>
    <w:rsid w:val="004738EC"/>
    <w:rsid w:val="00473A3B"/>
    <w:rsid w:val="004762D9"/>
    <w:rsid w:val="00477A32"/>
    <w:rsid w:val="0048673B"/>
    <w:rsid w:val="00490275"/>
    <w:rsid w:val="00492F04"/>
    <w:rsid w:val="0049312C"/>
    <w:rsid w:val="004A34A5"/>
    <w:rsid w:val="004A365D"/>
    <w:rsid w:val="004A6FED"/>
    <w:rsid w:val="004A77E4"/>
    <w:rsid w:val="004B6051"/>
    <w:rsid w:val="004B71BB"/>
    <w:rsid w:val="004C2F30"/>
    <w:rsid w:val="004C2F8A"/>
    <w:rsid w:val="004C391B"/>
    <w:rsid w:val="004D2B99"/>
    <w:rsid w:val="004D3552"/>
    <w:rsid w:val="004D5A11"/>
    <w:rsid w:val="004F2DDC"/>
    <w:rsid w:val="004F362F"/>
    <w:rsid w:val="005011B7"/>
    <w:rsid w:val="00501A43"/>
    <w:rsid w:val="00502C03"/>
    <w:rsid w:val="00505583"/>
    <w:rsid w:val="00506106"/>
    <w:rsid w:val="005078A8"/>
    <w:rsid w:val="0051029A"/>
    <w:rsid w:val="00514AB2"/>
    <w:rsid w:val="00514EED"/>
    <w:rsid w:val="005210F7"/>
    <w:rsid w:val="005212C3"/>
    <w:rsid w:val="00524236"/>
    <w:rsid w:val="00532A6E"/>
    <w:rsid w:val="00533B41"/>
    <w:rsid w:val="00535820"/>
    <w:rsid w:val="0053642E"/>
    <w:rsid w:val="00543B3A"/>
    <w:rsid w:val="00543FB1"/>
    <w:rsid w:val="00547EE7"/>
    <w:rsid w:val="005518D8"/>
    <w:rsid w:val="005660CB"/>
    <w:rsid w:val="0057009D"/>
    <w:rsid w:val="00570C81"/>
    <w:rsid w:val="00572804"/>
    <w:rsid w:val="00573DD1"/>
    <w:rsid w:val="00575965"/>
    <w:rsid w:val="00580CF4"/>
    <w:rsid w:val="0058257D"/>
    <w:rsid w:val="00582A4B"/>
    <w:rsid w:val="0058570C"/>
    <w:rsid w:val="0058768E"/>
    <w:rsid w:val="00594BC5"/>
    <w:rsid w:val="00595609"/>
    <w:rsid w:val="00597AFD"/>
    <w:rsid w:val="005A1E7E"/>
    <w:rsid w:val="005A1EB7"/>
    <w:rsid w:val="005A2C65"/>
    <w:rsid w:val="005A5657"/>
    <w:rsid w:val="005A5E0D"/>
    <w:rsid w:val="005B4FE7"/>
    <w:rsid w:val="005D1C55"/>
    <w:rsid w:val="005D1E14"/>
    <w:rsid w:val="005D2B14"/>
    <w:rsid w:val="005E1168"/>
    <w:rsid w:val="005F09EB"/>
    <w:rsid w:val="005F325A"/>
    <w:rsid w:val="006012B2"/>
    <w:rsid w:val="00601ACA"/>
    <w:rsid w:val="006075F0"/>
    <w:rsid w:val="0061162C"/>
    <w:rsid w:val="006165DF"/>
    <w:rsid w:val="00617244"/>
    <w:rsid w:val="00617CAF"/>
    <w:rsid w:val="006229AF"/>
    <w:rsid w:val="00625767"/>
    <w:rsid w:val="0062773A"/>
    <w:rsid w:val="006301DC"/>
    <w:rsid w:val="00630413"/>
    <w:rsid w:val="0063256A"/>
    <w:rsid w:val="00637955"/>
    <w:rsid w:val="006406F0"/>
    <w:rsid w:val="006409C4"/>
    <w:rsid w:val="00643460"/>
    <w:rsid w:val="00651778"/>
    <w:rsid w:val="00651CB7"/>
    <w:rsid w:val="006541EF"/>
    <w:rsid w:val="0065613F"/>
    <w:rsid w:val="0065717C"/>
    <w:rsid w:val="006611C3"/>
    <w:rsid w:val="0066240A"/>
    <w:rsid w:val="0066462F"/>
    <w:rsid w:val="00664BB5"/>
    <w:rsid w:val="00664D94"/>
    <w:rsid w:val="0066531F"/>
    <w:rsid w:val="00671515"/>
    <w:rsid w:val="00672642"/>
    <w:rsid w:val="00676195"/>
    <w:rsid w:val="00684C79"/>
    <w:rsid w:val="00691176"/>
    <w:rsid w:val="00693D0C"/>
    <w:rsid w:val="006967B0"/>
    <w:rsid w:val="0069731A"/>
    <w:rsid w:val="006A2BEF"/>
    <w:rsid w:val="006A6421"/>
    <w:rsid w:val="006A79E2"/>
    <w:rsid w:val="006B0B38"/>
    <w:rsid w:val="006B3236"/>
    <w:rsid w:val="006B34F5"/>
    <w:rsid w:val="006B46EA"/>
    <w:rsid w:val="006C1E21"/>
    <w:rsid w:val="006C2C17"/>
    <w:rsid w:val="006C43D2"/>
    <w:rsid w:val="006E251C"/>
    <w:rsid w:val="006E6E9D"/>
    <w:rsid w:val="006F0E0B"/>
    <w:rsid w:val="006F4D8A"/>
    <w:rsid w:val="006F77C1"/>
    <w:rsid w:val="00706427"/>
    <w:rsid w:val="00710B57"/>
    <w:rsid w:val="0071375C"/>
    <w:rsid w:val="00713B1D"/>
    <w:rsid w:val="00714BAC"/>
    <w:rsid w:val="007164FE"/>
    <w:rsid w:val="007212B6"/>
    <w:rsid w:val="00723BD2"/>
    <w:rsid w:val="0072575F"/>
    <w:rsid w:val="00726280"/>
    <w:rsid w:val="007266D8"/>
    <w:rsid w:val="00737364"/>
    <w:rsid w:val="0073754E"/>
    <w:rsid w:val="00743F2E"/>
    <w:rsid w:val="0074430D"/>
    <w:rsid w:val="007514B9"/>
    <w:rsid w:val="00753CB2"/>
    <w:rsid w:val="00755A8A"/>
    <w:rsid w:val="00756861"/>
    <w:rsid w:val="00756FF3"/>
    <w:rsid w:val="007640D9"/>
    <w:rsid w:val="007663A2"/>
    <w:rsid w:val="007700DC"/>
    <w:rsid w:val="00770CCB"/>
    <w:rsid w:val="007730B4"/>
    <w:rsid w:val="00774063"/>
    <w:rsid w:val="00776084"/>
    <w:rsid w:val="00782A1F"/>
    <w:rsid w:val="00785197"/>
    <w:rsid w:val="007856F8"/>
    <w:rsid w:val="00792265"/>
    <w:rsid w:val="00792D26"/>
    <w:rsid w:val="007A050C"/>
    <w:rsid w:val="007A2A9B"/>
    <w:rsid w:val="007A671F"/>
    <w:rsid w:val="007B0223"/>
    <w:rsid w:val="007B144C"/>
    <w:rsid w:val="007B2F9E"/>
    <w:rsid w:val="007B3A5F"/>
    <w:rsid w:val="007B3BC4"/>
    <w:rsid w:val="007B549C"/>
    <w:rsid w:val="007B57B5"/>
    <w:rsid w:val="007C3418"/>
    <w:rsid w:val="007C541D"/>
    <w:rsid w:val="007C620D"/>
    <w:rsid w:val="007C7D77"/>
    <w:rsid w:val="007D1F85"/>
    <w:rsid w:val="007D310C"/>
    <w:rsid w:val="007D6668"/>
    <w:rsid w:val="007D6C6E"/>
    <w:rsid w:val="007E010A"/>
    <w:rsid w:val="007E200C"/>
    <w:rsid w:val="007E24A5"/>
    <w:rsid w:val="007E359B"/>
    <w:rsid w:val="007E4B5E"/>
    <w:rsid w:val="007F0B9C"/>
    <w:rsid w:val="007F0E9F"/>
    <w:rsid w:val="007F5E86"/>
    <w:rsid w:val="00803CCE"/>
    <w:rsid w:val="00804CB9"/>
    <w:rsid w:val="00805170"/>
    <w:rsid w:val="00806C3B"/>
    <w:rsid w:val="00816456"/>
    <w:rsid w:val="00817E21"/>
    <w:rsid w:val="00827091"/>
    <w:rsid w:val="00830B60"/>
    <w:rsid w:val="00830C17"/>
    <w:rsid w:val="008370BB"/>
    <w:rsid w:val="008376BA"/>
    <w:rsid w:val="008376C1"/>
    <w:rsid w:val="00837C63"/>
    <w:rsid w:val="00845BD5"/>
    <w:rsid w:val="00851AE8"/>
    <w:rsid w:val="008535B3"/>
    <w:rsid w:val="00856152"/>
    <w:rsid w:val="00856EF9"/>
    <w:rsid w:val="00856F67"/>
    <w:rsid w:val="00857DDC"/>
    <w:rsid w:val="008615D6"/>
    <w:rsid w:val="0086356E"/>
    <w:rsid w:val="008663EC"/>
    <w:rsid w:val="00867A3E"/>
    <w:rsid w:val="00870B27"/>
    <w:rsid w:val="00871AC4"/>
    <w:rsid w:val="0087358F"/>
    <w:rsid w:val="008739FD"/>
    <w:rsid w:val="00874F64"/>
    <w:rsid w:val="00876654"/>
    <w:rsid w:val="00877846"/>
    <w:rsid w:val="008829F5"/>
    <w:rsid w:val="00884F7E"/>
    <w:rsid w:val="00887ED4"/>
    <w:rsid w:val="008946F5"/>
    <w:rsid w:val="00894904"/>
    <w:rsid w:val="0089505E"/>
    <w:rsid w:val="0089550D"/>
    <w:rsid w:val="008958F6"/>
    <w:rsid w:val="00896E5A"/>
    <w:rsid w:val="00897AEE"/>
    <w:rsid w:val="008A56DA"/>
    <w:rsid w:val="008A5B7E"/>
    <w:rsid w:val="008A6B5D"/>
    <w:rsid w:val="008B3911"/>
    <w:rsid w:val="008B3BB1"/>
    <w:rsid w:val="008B53B5"/>
    <w:rsid w:val="008C0EBD"/>
    <w:rsid w:val="008C1148"/>
    <w:rsid w:val="008C199B"/>
    <w:rsid w:val="008C1AB9"/>
    <w:rsid w:val="008C306E"/>
    <w:rsid w:val="008C38FF"/>
    <w:rsid w:val="008C488C"/>
    <w:rsid w:val="008C6CD2"/>
    <w:rsid w:val="008D2D93"/>
    <w:rsid w:val="008D31A9"/>
    <w:rsid w:val="008D3361"/>
    <w:rsid w:val="008D3B64"/>
    <w:rsid w:val="008D62CA"/>
    <w:rsid w:val="008E0EA4"/>
    <w:rsid w:val="008E22E1"/>
    <w:rsid w:val="008E2F11"/>
    <w:rsid w:val="008E551A"/>
    <w:rsid w:val="008F3EA2"/>
    <w:rsid w:val="008F7E76"/>
    <w:rsid w:val="00900149"/>
    <w:rsid w:val="0090331E"/>
    <w:rsid w:val="00903D51"/>
    <w:rsid w:val="009051F0"/>
    <w:rsid w:val="00911CFA"/>
    <w:rsid w:val="009135C2"/>
    <w:rsid w:val="00916A6B"/>
    <w:rsid w:val="00920A23"/>
    <w:rsid w:val="009242D3"/>
    <w:rsid w:val="009318D4"/>
    <w:rsid w:val="00931902"/>
    <w:rsid w:val="009331EA"/>
    <w:rsid w:val="00940359"/>
    <w:rsid w:val="0094338E"/>
    <w:rsid w:val="00943BBC"/>
    <w:rsid w:val="0094723D"/>
    <w:rsid w:val="00953855"/>
    <w:rsid w:val="00954427"/>
    <w:rsid w:val="0096218E"/>
    <w:rsid w:val="009643A5"/>
    <w:rsid w:val="00964744"/>
    <w:rsid w:val="009705BF"/>
    <w:rsid w:val="00970F75"/>
    <w:rsid w:val="009748C7"/>
    <w:rsid w:val="00975C83"/>
    <w:rsid w:val="00980438"/>
    <w:rsid w:val="009806BF"/>
    <w:rsid w:val="00982618"/>
    <w:rsid w:val="009917A3"/>
    <w:rsid w:val="009929DC"/>
    <w:rsid w:val="009A1763"/>
    <w:rsid w:val="009A50BB"/>
    <w:rsid w:val="009B06AA"/>
    <w:rsid w:val="009B450B"/>
    <w:rsid w:val="009C2A93"/>
    <w:rsid w:val="009C2DA4"/>
    <w:rsid w:val="009D2BF2"/>
    <w:rsid w:val="009D3382"/>
    <w:rsid w:val="009D40C6"/>
    <w:rsid w:val="009E0CFD"/>
    <w:rsid w:val="009F2B66"/>
    <w:rsid w:val="009F4121"/>
    <w:rsid w:val="00A01717"/>
    <w:rsid w:val="00A0764B"/>
    <w:rsid w:val="00A078FF"/>
    <w:rsid w:val="00A1148C"/>
    <w:rsid w:val="00A14E3E"/>
    <w:rsid w:val="00A24B87"/>
    <w:rsid w:val="00A266D1"/>
    <w:rsid w:val="00A267E1"/>
    <w:rsid w:val="00A27D8C"/>
    <w:rsid w:val="00A331B7"/>
    <w:rsid w:val="00A344E7"/>
    <w:rsid w:val="00A361DF"/>
    <w:rsid w:val="00A3665B"/>
    <w:rsid w:val="00A44922"/>
    <w:rsid w:val="00A47EB8"/>
    <w:rsid w:val="00A5327D"/>
    <w:rsid w:val="00A5425A"/>
    <w:rsid w:val="00A57759"/>
    <w:rsid w:val="00A57A78"/>
    <w:rsid w:val="00A6025E"/>
    <w:rsid w:val="00A63C10"/>
    <w:rsid w:val="00A7044A"/>
    <w:rsid w:val="00A71D48"/>
    <w:rsid w:val="00A744FA"/>
    <w:rsid w:val="00A777C5"/>
    <w:rsid w:val="00A77A1A"/>
    <w:rsid w:val="00A77B43"/>
    <w:rsid w:val="00A802EA"/>
    <w:rsid w:val="00A81DA9"/>
    <w:rsid w:val="00A82C33"/>
    <w:rsid w:val="00A87F85"/>
    <w:rsid w:val="00A94D71"/>
    <w:rsid w:val="00AA211B"/>
    <w:rsid w:val="00AA5121"/>
    <w:rsid w:val="00AB3579"/>
    <w:rsid w:val="00AB4656"/>
    <w:rsid w:val="00AB46F9"/>
    <w:rsid w:val="00AB4D04"/>
    <w:rsid w:val="00AC017D"/>
    <w:rsid w:val="00AC07BE"/>
    <w:rsid w:val="00AC3157"/>
    <w:rsid w:val="00AC700A"/>
    <w:rsid w:val="00AD1E6D"/>
    <w:rsid w:val="00AD654B"/>
    <w:rsid w:val="00AD6DAB"/>
    <w:rsid w:val="00AD7365"/>
    <w:rsid w:val="00AE0CBB"/>
    <w:rsid w:val="00AE6BFB"/>
    <w:rsid w:val="00AF1329"/>
    <w:rsid w:val="00B002A9"/>
    <w:rsid w:val="00B01151"/>
    <w:rsid w:val="00B04D43"/>
    <w:rsid w:val="00B05208"/>
    <w:rsid w:val="00B05E99"/>
    <w:rsid w:val="00B10D5A"/>
    <w:rsid w:val="00B11831"/>
    <w:rsid w:val="00B1350F"/>
    <w:rsid w:val="00B144F4"/>
    <w:rsid w:val="00B149B9"/>
    <w:rsid w:val="00B14E16"/>
    <w:rsid w:val="00B161D2"/>
    <w:rsid w:val="00B30B61"/>
    <w:rsid w:val="00B30C87"/>
    <w:rsid w:val="00B36911"/>
    <w:rsid w:val="00B44A6A"/>
    <w:rsid w:val="00B467A2"/>
    <w:rsid w:val="00B46A11"/>
    <w:rsid w:val="00B47C7F"/>
    <w:rsid w:val="00B50888"/>
    <w:rsid w:val="00B5123C"/>
    <w:rsid w:val="00B54DE8"/>
    <w:rsid w:val="00B62273"/>
    <w:rsid w:val="00B70BFC"/>
    <w:rsid w:val="00B74171"/>
    <w:rsid w:val="00B7526D"/>
    <w:rsid w:val="00B763F7"/>
    <w:rsid w:val="00B770DB"/>
    <w:rsid w:val="00B82736"/>
    <w:rsid w:val="00B82A5F"/>
    <w:rsid w:val="00B83B03"/>
    <w:rsid w:val="00B90455"/>
    <w:rsid w:val="00B910D8"/>
    <w:rsid w:val="00B92F54"/>
    <w:rsid w:val="00B93508"/>
    <w:rsid w:val="00B94ECF"/>
    <w:rsid w:val="00B95E6D"/>
    <w:rsid w:val="00B960A0"/>
    <w:rsid w:val="00B97369"/>
    <w:rsid w:val="00BA5981"/>
    <w:rsid w:val="00BA6D34"/>
    <w:rsid w:val="00BB2343"/>
    <w:rsid w:val="00BB6D9A"/>
    <w:rsid w:val="00BB75CC"/>
    <w:rsid w:val="00BB7950"/>
    <w:rsid w:val="00BC1CC9"/>
    <w:rsid w:val="00BC3D8A"/>
    <w:rsid w:val="00BC6587"/>
    <w:rsid w:val="00BD487E"/>
    <w:rsid w:val="00BE0423"/>
    <w:rsid w:val="00BE28D9"/>
    <w:rsid w:val="00BE56C7"/>
    <w:rsid w:val="00BE6B32"/>
    <w:rsid w:val="00BF0367"/>
    <w:rsid w:val="00BF39DB"/>
    <w:rsid w:val="00BF4EB2"/>
    <w:rsid w:val="00BF666A"/>
    <w:rsid w:val="00C02555"/>
    <w:rsid w:val="00C04E23"/>
    <w:rsid w:val="00C060AA"/>
    <w:rsid w:val="00C10293"/>
    <w:rsid w:val="00C12BEB"/>
    <w:rsid w:val="00C14459"/>
    <w:rsid w:val="00C14632"/>
    <w:rsid w:val="00C151EF"/>
    <w:rsid w:val="00C154EE"/>
    <w:rsid w:val="00C20199"/>
    <w:rsid w:val="00C20436"/>
    <w:rsid w:val="00C27234"/>
    <w:rsid w:val="00C4139B"/>
    <w:rsid w:val="00C41EF8"/>
    <w:rsid w:val="00C421CB"/>
    <w:rsid w:val="00C429FD"/>
    <w:rsid w:val="00C50009"/>
    <w:rsid w:val="00C54EB9"/>
    <w:rsid w:val="00C578B0"/>
    <w:rsid w:val="00C61C4F"/>
    <w:rsid w:val="00C63678"/>
    <w:rsid w:val="00C671F4"/>
    <w:rsid w:val="00C76367"/>
    <w:rsid w:val="00C82DC4"/>
    <w:rsid w:val="00C831C5"/>
    <w:rsid w:val="00C843BE"/>
    <w:rsid w:val="00C92224"/>
    <w:rsid w:val="00C94A40"/>
    <w:rsid w:val="00CA404A"/>
    <w:rsid w:val="00CA414D"/>
    <w:rsid w:val="00CA482C"/>
    <w:rsid w:val="00CB475F"/>
    <w:rsid w:val="00CB76AD"/>
    <w:rsid w:val="00CC0986"/>
    <w:rsid w:val="00CC11F2"/>
    <w:rsid w:val="00CC38E2"/>
    <w:rsid w:val="00CC77A1"/>
    <w:rsid w:val="00CD3FE4"/>
    <w:rsid w:val="00CE17FD"/>
    <w:rsid w:val="00CE23AD"/>
    <w:rsid w:val="00CE5136"/>
    <w:rsid w:val="00CE5AB0"/>
    <w:rsid w:val="00CE76AD"/>
    <w:rsid w:val="00CF5415"/>
    <w:rsid w:val="00CF6356"/>
    <w:rsid w:val="00CF643A"/>
    <w:rsid w:val="00D0245E"/>
    <w:rsid w:val="00D04492"/>
    <w:rsid w:val="00D044AA"/>
    <w:rsid w:val="00D0502F"/>
    <w:rsid w:val="00D056A5"/>
    <w:rsid w:val="00D06234"/>
    <w:rsid w:val="00D06287"/>
    <w:rsid w:val="00D07E17"/>
    <w:rsid w:val="00D101A5"/>
    <w:rsid w:val="00D121F6"/>
    <w:rsid w:val="00D157C4"/>
    <w:rsid w:val="00D20C5D"/>
    <w:rsid w:val="00D21994"/>
    <w:rsid w:val="00D22864"/>
    <w:rsid w:val="00D25F8F"/>
    <w:rsid w:val="00D2648F"/>
    <w:rsid w:val="00D31346"/>
    <w:rsid w:val="00D316E3"/>
    <w:rsid w:val="00D3176B"/>
    <w:rsid w:val="00D378C0"/>
    <w:rsid w:val="00D40C66"/>
    <w:rsid w:val="00D42207"/>
    <w:rsid w:val="00D42992"/>
    <w:rsid w:val="00D43ECA"/>
    <w:rsid w:val="00D440AD"/>
    <w:rsid w:val="00D45107"/>
    <w:rsid w:val="00D47685"/>
    <w:rsid w:val="00D47829"/>
    <w:rsid w:val="00D47BF2"/>
    <w:rsid w:val="00D5187F"/>
    <w:rsid w:val="00D52035"/>
    <w:rsid w:val="00D52AF1"/>
    <w:rsid w:val="00D54AB1"/>
    <w:rsid w:val="00D55137"/>
    <w:rsid w:val="00D6107A"/>
    <w:rsid w:val="00D662D6"/>
    <w:rsid w:val="00D67222"/>
    <w:rsid w:val="00D67574"/>
    <w:rsid w:val="00D67947"/>
    <w:rsid w:val="00D72CAD"/>
    <w:rsid w:val="00D74828"/>
    <w:rsid w:val="00D807D5"/>
    <w:rsid w:val="00D80E63"/>
    <w:rsid w:val="00D80F64"/>
    <w:rsid w:val="00D812C7"/>
    <w:rsid w:val="00D823FE"/>
    <w:rsid w:val="00D84A5A"/>
    <w:rsid w:val="00D85E80"/>
    <w:rsid w:val="00D9154E"/>
    <w:rsid w:val="00D9446E"/>
    <w:rsid w:val="00D94B4F"/>
    <w:rsid w:val="00D976C5"/>
    <w:rsid w:val="00D97AA6"/>
    <w:rsid w:val="00DA3E0A"/>
    <w:rsid w:val="00DA3F02"/>
    <w:rsid w:val="00DB0508"/>
    <w:rsid w:val="00DB2823"/>
    <w:rsid w:val="00DB28FA"/>
    <w:rsid w:val="00DB4905"/>
    <w:rsid w:val="00DB59C2"/>
    <w:rsid w:val="00DB6543"/>
    <w:rsid w:val="00DC11AB"/>
    <w:rsid w:val="00DC2D50"/>
    <w:rsid w:val="00DC3EFD"/>
    <w:rsid w:val="00DC4843"/>
    <w:rsid w:val="00DD0EE9"/>
    <w:rsid w:val="00DD1043"/>
    <w:rsid w:val="00DD4770"/>
    <w:rsid w:val="00DD5000"/>
    <w:rsid w:val="00DD78F6"/>
    <w:rsid w:val="00DE0944"/>
    <w:rsid w:val="00DE11B1"/>
    <w:rsid w:val="00DE3A89"/>
    <w:rsid w:val="00DE3C9E"/>
    <w:rsid w:val="00DE4536"/>
    <w:rsid w:val="00DE47C6"/>
    <w:rsid w:val="00DF0C8A"/>
    <w:rsid w:val="00DF243E"/>
    <w:rsid w:val="00DF27A6"/>
    <w:rsid w:val="00DF3783"/>
    <w:rsid w:val="00DF61C9"/>
    <w:rsid w:val="00E02A67"/>
    <w:rsid w:val="00E04685"/>
    <w:rsid w:val="00E117B7"/>
    <w:rsid w:val="00E11B6E"/>
    <w:rsid w:val="00E12ED1"/>
    <w:rsid w:val="00E12FE8"/>
    <w:rsid w:val="00E15F63"/>
    <w:rsid w:val="00E174A0"/>
    <w:rsid w:val="00E2602E"/>
    <w:rsid w:val="00E30CC2"/>
    <w:rsid w:val="00E323BD"/>
    <w:rsid w:val="00E3378D"/>
    <w:rsid w:val="00E33BE3"/>
    <w:rsid w:val="00E34A04"/>
    <w:rsid w:val="00E3755D"/>
    <w:rsid w:val="00E3772E"/>
    <w:rsid w:val="00E44DD2"/>
    <w:rsid w:val="00E46596"/>
    <w:rsid w:val="00E50BEC"/>
    <w:rsid w:val="00E5297E"/>
    <w:rsid w:val="00E53729"/>
    <w:rsid w:val="00E550FF"/>
    <w:rsid w:val="00E55131"/>
    <w:rsid w:val="00E636F2"/>
    <w:rsid w:val="00E641BD"/>
    <w:rsid w:val="00E66B15"/>
    <w:rsid w:val="00E67CE4"/>
    <w:rsid w:val="00E71688"/>
    <w:rsid w:val="00E74CF3"/>
    <w:rsid w:val="00E831EA"/>
    <w:rsid w:val="00E86497"/>
    <w:rsid w:val="00E86DCC"/>
    <w:rsid w:val="00E9017A"/>
    <w:rsid w:val="00E925C2"/>
    <w:rsid w:val="00E942BF"/>
    <w:rsid w:val="00E96F8F"/>
    <w:rsid w:val="00EA0BD9"/>
    <w:rsid w:val="00EA5350"/>
    <w:rsid w:val="00EA6C10"/>
    <w:rsid w:val="00EB20F0"/>
    <w:rsid w:val="00EB4152"/>
    <w:rsid w:val="00EB4905"/>
    <w:rsid w:val="00EB4EC6"/>
    <w:rsid w:val="00EC2325"/>
    <w:rsid w:val="00ED3035"/>
    <w:rsid w:val="00ED4F70"/>
    <w:rsid w:val="00ED55AC"/>
    <w:rsid w:val="00ED7E72"/>
    <w:rsid w:val="00ED7FB5"/>
    <w:rsid w:val="00EE3D38"/>
    <w:rsid w:val="00EF1460"/>
    <w:rsid w:val="00EF1AC5"/>
    <w:rsid w:val="00EF2478"/>
    <w:rsid w:val="00EF258D"/>
    <w:rsid w:val="00EF4F2B"/>
    <w:rsid w:val="00F02B94"/>
    <w:rsid w:val="00F04D5D"/>
    <w:rsid w:val="00F04DB7"/>
    <w:rsid w:val="00F051CC"/>
    <w:rsid w:val="00F06FD6"/>
    <w:rsid w:val="00F13AA2"/>
    <w:rsid w:val="00F144FA"/>
    <w:rsid w:val="00F2412F"/>
    <w:rsid w:val="00F24387"/>
    <w:rsid w:val="00F24E50"/>
    <w:rsid w:val="00F368E3"/>
    <w:rsid w:val="00F36C9B"/>
    <w:rsid w:val="00F40BF3"/>
    <w:rsid w:val="00F473A2"/>
    <w:rsid w:val="00F5260C"/>
    <w:rsid w:val="00F61D95"/>
    <w:rsid w:val="00F66BEB"/>
    <w:rsid w:val="00F8098F"/>
    <w:rsid w:val="00F8292E"/>
    <w:rsid w:val="00F82DA2"/>
    <w:rsid w:val="00F83154"/>
    <w:rsid w:val="00F849A6"/>
    <w:rsid w:val="00F85790"/>
    <w:rsid w:val="00F92D61"/>
    <w:rsid w:val="00F94C3F"/>
    <w:rsid w:val="00F96C9D"/>
    <w:rsid w:val="00FA0183"/>
    <w:rsid w:val="00FA1FDA"/>
    <w:rsid w:val="00FA35D7"/>
    <w:rsid w:val="00FA6F85"/>
    <w:rsid w:val="00FB26C6"/>
    <w:rsid w:val="00FC14FA"/>
    <w:rsid w:val="00FC4E50"/>
    <w:rsid w:val="00FC601B"/>
    <w:rsid w:val="00FC7882"/>
    <w:rsid w:val="00FC7E50"/>
    <w:rsid w:val="00FD0C74"/>
    <w:rsid w:val="00FD0C82"/>
    <w:rsid w:val="00FD27E7"/>
    <w:rsid w:val="00FD4DF2"/>
    <w:rsid w:val="00FD5BB7"/>
    <w:rsid w:val="00FE06F8"/>
    <w:rsid w:val="00FE1291"/>
    <w:rsid w:val="00FE5191"/>
    <w:rsid w:val="00FE5222"/>
    <w:rsid w:val="00FE72CA"/>
    <w:rsid w:val="00FF12D4"/>
    <w:rsid w:val="00FF2F17"/>
    <w:rsid w:val="00FF334C"/>
    <w:rsid w:val="00FF639A"/>
    <w:rsid w:val="00FF6603"/>
    <w:rsid w:val="00FF671F"/>
    <w:rsid w:val="00FF785F"/>
    <w:rsid w:val="00FF7F3E"/>
    <w:rsid w:val="08746755"/>
    <w:rsid w:val="122C9AF1"/>
    <w:rsid w:val="1311C48B"/>
    <w:rsid w:val="178800F6"/>
    <w:rsid w:val="2289389B"/>
    <w:rsid w:val="285320AD"/>
    <w:rsid w:val="2973E7DD"/>
    <w:rsid w:val="2C5FCA77"/>
    <w:rsid w:val="3FB57B43"/>
    <w:rsid w:val="40A9480B"/>
    <w:rsid w:val="4A67FEAB"/>
    <w:rsid w:val="6361AB19"/>
    <w:rsid w:val="6507CD5C"/>
    <w:rsid w:val="7059168C"/>
    <w:rsid w:val="7DF19FB5"/>
    <w:rsid w:val="7F5C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85BDD"/>
  <w15:chartTrackingRefBased/>
  <w15:docId w15:val="{B223D7DC-756C-4CC7-9B3A-FA8FF681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93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3D"/>
  </w:style>
  <w:style w:type="paragraph" w:styleId="Footer">
    <w:name w:val="footer"/>
    <w:basedOn w:val="Normal"/>
    <w:link w:val="Foot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3D"/>
  </w:style>
  <w:style w:type="table" w:styleId="TableGrid">
    <w:name w:val="Table Grid"/>
    <w:basedOn w:val="TableNormal"/>
    <w:rsid w:val="00355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5593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55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93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331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1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31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1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31EA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E6BF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4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5717C"/>
    <w:pPr>
      <w:spacing w:after="0" w:line="240" w:lineRule="auto"/>
    </w:pPr>
  </w:style>
  <w:style w:type="paragraph" w:styleId="NoSpacing">
    <w:name w:val="No Spacing"/>
    <w:uiPriority w:val="1"/>
    <w:qFormat/>
    <w:rsid w:val="00BA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11B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7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42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7E49C5C3698448AD3C542B7EC51D32" ma:contentTypeVersion="20" ma:contentTypeDescription="Create a new document." ma:contentTypeScope="" ma:versionID="e693b33844079cd95a483992c12133f9">
  <xsd:schema xmlns:xsd="http://www.w3.org/2001/XMLSchema" xmlns:xs="http://www.w3.org/2001/XMLSchema" xmlns:p="http://schemas.microsoft.com/office/2006/metadata/properties" xmlns:ns2="3c3347e7-d0d8-4295-b5a3-7ff5ee74f514" xmlns:ns3="9fbe0417-7da3-4d5e-b499-255d496a11d6" targetNamespace="http://schemas.microsoft.com/office/2006/metadata/properties" ma:root="true" ma:fieldsID="2e455214c4c8837d3ae9b89fcfad590b" ns2:_="" ns3:_="">
    <xsd:import namespace="3c3347e7-d0d8-4295-b5a3-7ff5ee74f514"/>
    <xsd:import namespace="9fbe0417-7da3-4d5e-b499-255d496a11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Approvals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347e7-d0d8-4295-b5a3-7ff5ee74f5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1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2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3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4" nillable="true" ma:displayName="Approval status" ma:internalName="_ApprovalStatus" ma:readOnly="true">
      <xsd:simpleType>
        <xsd:restriction base="dms:Unknown"/>
      </xsd:simpleType>
    </xsd:element>
    <xsd:element name="_Flow_SignoffStatus" ma:index="15" nillable="true" ma:displayName="Sign-off status" ma:internalName="_x0024_Resources_x003a_core_x002c_Signoff_Status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fd806c9-6bdb-4348-ad59-999286319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Approvals" ma:index="24" nillable="true" ma:displayName="Approvals" ma:format="Dropdown" ma:internalName="Approval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pproved"/>
                    <xsd:enumeration value="In progress"/>
                    <xsd:enumeration value="Choice 3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e0417-7da3-4d5e-b499-255d496a11d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c4f9edb-82b3-4159-a94c-2321e739f5d4}" ma:internalName="TaxCatchAll" ma:showField="CatchAllData" ma:web="9fbe0417-7da3-4d5e-b499-255d496a11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3c3347e7-d0d8-4295-b5a3-7ff5ee74f514">
      <UserInfo>
        <DisplayName/>
        <AccountId xsi:nil="true"/>
        <AccountType/>
      </UserInfo>
    </_ApprovalAssignedTo>
    <_ApprovalSentBy xmlns="3c3347e7-d0d8-4295-b5a3-7ff5ee74f514">
      <UserInfo>
        <DisplayName/>
        <AccountId xsi:nil="true"/>
        <AccountType/>
      </UserInfo>
    </_ApprovalSentBy>
    <_ApprovalRespondedBy xmlns="3c3347e7-d0d8-4295-b5a3-7ff5ee74f514">
      <UserInfo>
        <DisplayName/>
        <AccountId xsi:nil="true"/>
        <AccountType/>
      </UserInfo>
    </_ApprovalRespondedBy>
    <_ApprovalStatus xmlns="3c3347e7-d0d8-4295-b5a3-7ff5ee74f514">0</_ApprovalStatus>
    <_Flow_SignoffStatus xmlns="3c3347e7-d0d8-4295-b5a3-7ff5ee74f514" xsi:nil="true"/>
    <lcf76f155ced4ddcb4097134ff3c332f xmlns="3c3347e7-d0d8-4295-b5a3-7ff5ee74f514">
      <Terms xmlns="http://schemas.microsoft.com/office/infopath/2007/PartnerControls"/>
    </lcf76f155ced4ddcb4097134ff3c332f>
    <TaxCatchAll xmlns="9fbe0417-7da3-4d5e-b499-255d496a11d6" xsi:nil="true"/>
    <Approvals xmlns="3c3347e7-d0d8-4295-b5a3-7ff5ee74f51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D1AD5-0A9E-47AE-8B1D-C9ABB765C8C0}"/>
</file>

<file path=customXml/itemProps2.xml><?xml version="1.0" encoding="utf-8"?>
<ds:datastoreItem xmlns:ds="http://schemas.openxmlformats.org/officeDocument/2006/customXml" ds:itemID="{9E9AB839-E3EA-4299-809D-8CA05A5A4C25}">
  <ds:schemaRefs>
    <ds:schemaRef ds:uri="http://schemas.microsoft.com/office/2006/metadata/properties"/>
    <ds:schemaRef ds:uri="http://schemas.microsoft.com/office/infopath/2007/PartnerControls"/>
    <ds:schemaRef ds:uri="3c3347e7-d0d8-4295-b5a3-7ff5ee74f514"/>
    <ds:schemaRef ds:uri="9fbe0417-7da3-4d5e-b499-255d496a11d6"/>
  </ds:schemaRefs>
</ds:datastoreItem>
</file>

<file path=customXml/itemProps3.xml><?xml version="1.0" encoding="utf-8"?>
<ds:datastoreItem xmlns:ds="http://schemas.openxmlformats.org/officeDocument/2006/customXml" ds:itemID="{65525AF2-BD2E-42C0-8D53-43AD7AF4B0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Shahid</dc:creator>
  <cp:keywords/>
  <dc:description/>
  <cp:lastModifiedBy>Saima Naveed</cp:lastModifiedBy>
  <cp:revision>26</cp:revision>
  <cp:lastPrinted>2025-09-11T08:08:00Z</cp:lastPrinted>
  <dcterms:created xsi:type="dcterms:W3CDTF">2026-04-08T18:35:00Z</dcterms:created>
  <dcterms:modified xsi:type="dcterms:W3CDTF">2026-04-16T05:25:00Z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0x0101006E7E49C5C3698448AD3C542B7EC51D32</vt:lpwstr>
  </property>
  <property fmtid="{D5CDD505-2E9C-101B-9397-08002B2CF9AE}" pid="3" name="MediaServiceImageTags">
    <vt:lpwstr/>
  </property>
  <property fmtid="{D5CDD505-2E9C-101B-9397-08002B2CF9AE}" pid="4" name="GrammarlyDocumentId">
    <vt:lpwstr>f200aefd-d0e3-434a-b0b3-07a14245deda</vt:lpwstr>
  </property>
</Properties>
</file>