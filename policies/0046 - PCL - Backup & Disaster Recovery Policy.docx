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6569" w14:textId="77777777" w:rsidR="00AD6DAB" w:rsidRDefault="00AD6DAB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bookmarkStart w:id="0" w:name="_Hlk91510508"/>
      <w:r w:rsidRPr="00AC36D6">
        <w:rPr>
          <w:rFonts w:eastAsia="Times New Roman" w:cstheme="minorHAnsi"/>
          <w:b/>
          <w:bCs/>
        </w:rPr>
        <w:t>Purpose</w:t>
      </w:r>
    </w:p>
    <w:p w14:paraId="45E76B53" w14:textId="0ECBD328" w:rsidR="00AD6DAB" w:rsidRDefault="00AD6DAB" w:rsidP="0048673B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F33957">
        <w:rPr>
          <w:rFonts w:eastAsia="Times New Roman" w:cstheme="minorHAnsi"/>
        </w:rPr>
        <w:t xml:space="preserve">This policy </w:t>
      </w:r>
      <w:r w:rsidR="00360DC0" w:rsidRPr="00360DC0">
        <w:rPr>
          <w:rFonts w:eastAsia="Times New Roman" w:cstheme="minorHAnsi"/>
        </w:rPr>
        <w:t>ensure</w:t>
      </w:r>
      <w:r w:rsidR="00360DC0">
        <w:rPr>
          <w:rFonts w:eastAsia="Times New Roman" w:cstheme="minorHAnsi"/>
        </w:rPr>
        <w:t>s</w:t>
      </w:r>
      <w:r w:rsidR="00360DC0" w:rsidRPr="00360DC0">
        <w:rPr>
          <w:rFonts w:eastAsia="Times New Roman" w:cstheme="minorHAnsi"/>
        </w:rPr>
        <w:t xml:space="preserve"> business continuity through reliable backup and disaster recovery mechanisms.</w:t>
      </w:r>
    </w:p>
    <w:p w14:paraId="5A0D247F" w14:textId="77777777" w:rsidR="00AD6DAB" w:rsidRPr="00756FF3" w:rsidRDefault="00AD6DAB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2973B1">
        <w:rPr>
          <w:rFonts w:eastAsia="Times New Roman" w:cstheme="minorHAnsi"/>
          <w:b/>
          <w:bCs/>
        </w:rPr>
        <w:t>Scope</w:t>
      </w:r>
    </w:p>
    <w:p w14:paraId="453DF1B4" w14:textId="77777777" w:rsidR="00AD6DAB" w:rsidRPr="002973B1" w:rsidRDefault="00AD6DAB" w:rsidP="0048673B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2973B1">
        <w:rPr>
          <w:rFonts w:eastAsia="Times New Roman" w:cstheme="minorHAnsi"/>
        </w:rPr>
        <w:t>This policy applies to:</w:t>
      </w:r>
    </w:p>
    <w:p w14:paraId="746E70DC" w14:textId="2C2C0332" w:rsidR="00AD6DAB" w:rsidRPr="002973B1" w:rsidRDefault="00360DC0" w:rsidP="0048673B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360DC0">
        <w:rPr>
          <w:rFonts w:eastAsia="Times New Roman" w:cstheme="minorHAnsi"/>
        </w:rPr>
        <w:t>Critical systems</w:t>
      </w:r>
    </w:p>
    <w:p w14:paraId="51559FA6" w14:textId="77777777" w:rsidR="00092992" w:rsidRPr="00092992" w:rsidRDefault="00092992" w:rsidP="00092992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092992">
        <w:rPr>
          <w:rFonts w:eastAsia="Times New Roman" w:cstheme="minorHAnsi"/>
        </w:rPr>
        <w:t>Business applications</w:t>
      </w:r>
    </w:p>
    <w:p w14:paraId="5CDA9485" w14:textId="77777777" w:rsidR="00092992" w:rsidRPr="00092992" w:rsidRDefault="00092992" w:rsidP="00092992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092992">
        <w:rPr>
          <w:rFonts w:eastAsia="Times New Roman" w:cstheme="minorHAnsi"/>
        </w:rPr>
        <w:t>Databases</w:t>
      </w:r>
    </w:p>
    <w:p w14:paraId="2CFB1576" w14:textId="0C26086A" w:rsidR="00B30C87" w:rsidRPr="003A61C5" w:rsidRDefault="00092992" w:rsidP="00092992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092992">
        <w:rPr>
          <w:rFonts w:eastAsia="Times New Roman" w:cstheme="minorHAnsi"/>
        </w:rPr>
        <w:t>Cloud services</w:t>
      </w:r>
    </w:p>
    <w:p w14:paraId="03835FC9" w14:textId="78497D5E" w:rsidR="00AD6DAB" w:rsidRPr="00625767" w:rsidRDefault="00092992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092992">
        <w:rPr>
          <w:rFonts w:eastAsia="Times New Roman" w:cstheme="minorHAnsi"/>
          <w:b/>
          <w:bCs/>
        </w:rPr>
        <w:t>Backup Policy</w:t>
      </w:r>
    </w:p>
    <w:p w14:paraId="61FE64DB" w14:textId="519E2BD3" w:rsidR="00AD6DAB" w:rsidRPr="00971523" w:rsidRDefault="001E3A98" w:rsidP="0048673B">
      <w:pPr>
        <w:pStyle w:val="ListParagraph"/>
        <w:numPr>
          <w:ilvl w:val="1"/>
          <w:numId w:val="1"/>
        </w:numPr>
        <w:spacing w:before="120" w:afterLines="60" w:after="144"/>
        <w:contextualSpacing w:val="0"/>
        <w:outlineLvl w:val="1"/>
        <w:rPr>
          <w:rFonts w:eastAsia="Times New Roman" w:cstheme="minorHAnsi"/>
        </w:rPr>
      </w:pPr>
      <w:r w:rsidRPr="001E3A98">
        <w:rPr>
          <w:rFonts w:eastAsia="Times New Roman" w:cstheme="minorHAnsi"/>
        </w:rPr>
        <w:t>P</w:t>
      </w:r>
      <w:r w:rsidR="00CE17FD">
        <w:rPr>
          <w:rFonts w:eastAsia="Times New Roman" w:cstheme="minorHAnsi"/>
        </w:rPr>
        <w:t>C</w:t>
      </w:r>
      <w:r w:rsidR="00CE17FD" w:rsidRPr="00CE17FD">
        <w:rPr>
          <w:rFonts w:eastAsia="Times New Roman" w:cstheme="minorHAnsi"/>
        </w:rPr>
        <w:t>L shall maintain</w:t>
      </w:r>
      <w:r w:rsidRPr="001E3A98">
        <w:rPr>
          <w:rFonts w:eastAsia="Times New Roman" w:cstheme="minorHAnsi"/>
        </w:rPr>
        <w:t>:</w:t>
      </w:r>
    </w:p>
    <w:p w14:paraId="2DA97187" w14:textId="77777777" w:rsidR="00CE17FD" w:rsidRPr="00CE17FD" w:rsidRDefault="00CE17FD" w:rsidP="00CE17FD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CE17FD">
        <w:rPr>
          <w:rFonts w:eastAsia="Times New Roman" w:cstheme="minorHAnsi"/>
        </w:rPr>
        <w:t>Regular automated backups</w:t>
      </w:r>
    </w:p>
    <w:p w14:paraId="58751C7C" w14:textId="77777777" w:rsidR="00CE17FD" w:rsidRPr="00CE17FD" w:rsidRDefault="00CE17FD" w:rsidP="00CE17FD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CE17FD">
        <w:rPr>
          <w:rFonts w:eastAsia="Times New Roman" w:cstheme="minorHAnsi"/>
        </w:rPr>
        <w:t>Secure backup storage</w:t>
      </w:r>
    </w:p>
    <w:p w14:paraId="6BF7B651" w14:textId="1FD2B616" w:rsidR="002B7CA4" w:rsidRDefault="00CE17FD" w:rsidP="00CE17FD">
      <w:pPr>
        <w:pStyle w:val="ListParagraph"/>
        <w:numPr>
          <w:ilvl w:val="2"/>
          <w:numId w:val="1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CE17FD">
        <w:rPr>
          <w:rFonts w:eastAsia="Times New Roman" w:cstheme="minorHAnsi"/>
        </w:rPr>
        <w:t>Offsite or cloud backup copies</w:t>
      </w:r>
    </w:p>
    <w:p w14:paraId="3124F1A1" w14:textId="558BBE2C" w:rsidR="00BB7950" w:rsidRPr="002B7CA4" w:rsidRDefault="00BB7950" w:rsidP="28CCAFC9">
      <w:pPr>
        <w:pStyle w:val="ListParagraph"/>
        <w:numPr>
          <w:ilvl w:val="1"/>
          <w:numId w:val="1"/>
        </w:numPr>
        <w:spacing w:before="120" w:afterLines="60" w:after="144"/>
        <w:contextualSpacing w:val="0"/>
        <w:outlineLvl w:val="1"/>
        <w:rPr>
          <w:rFonts w:eastAsia="Times New Roman"/>
        </w:rPr>
      </w:pPr>
      <w:r w:rsidRPr="28CCAFC9">
        <w:rPr>
          <w:rFonts w:eastAsia="Times New Roman"/>
        </w:rPr>
        <w:t>Backup frequency shall depend on system criticality</w:t>
      </w:r>
      <w:r w:rsidR="00662E82">
        <w:rPr>
          <w:rFonts w:eastAsia="Times New Roman"/>
        </w:rPr>
        <w:t xml:space="preserve"> as defined in Appendix A: Critical Systems Register</w:t>
      </w:r>
    </w:p>
    <w:p w14:paraId="58B7D5E0" w14:textId="4EE8A672" w:rsidR="006F4D8A" w:rsidRPr="0011394C" w:rsidRDefault="004D2B99" w:rsidP="006F4D8A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4D2B99">
        <w:rPr>
          <w:rFonts w:eastAsia="Times New Roman" w:cstheme="minorHAnsi"/>
          <w:b/>
          <w:bCs/>
        </w:rPr>
        <w:t>Recovery Objectives</w:t>
      </w:r>
    </w:p>
    <w:p w14:paraId="1F94D74E" w14:textId="3A05546F" w:rsidR="006F4D8A" w:rsidRDefault="004D2B99" w:rsidP="006F4D8A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4D2B99">
        <w:rPr>
          <w:rFonts w:eastAsia="Times New Roman" w:cstheme="minorHAnsi"/>
        </w:rPr>
        <w:t>Each system shall define</w:t>
      </w:r>
      <w:r w:rsidR="006F4D8A" w:rsidRPr="008766D2">
        <w:rPr>
          <w:rFonts w:eastAsia="Times New Roman" w:cstheme="minorHAnsi"/>
        </w:rPr>
        <w:t>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520"/>
        <w:gridCol w:w="5040"/>
      </w:tblGrid>
      <w:tr w:rsidR="006F4D8A" w14:paraId="01138EB0" w14:textId="77777777" w:rsidTr="008A1249">
        <w:tc>
          <w:tcPr>
            <w:tcW w:w="2520" w:type="dxa"/>
          </w:tcPr>
          <w:p w14:paraId="2C149883" w14:textId="155273CF" w:rsidR="006F4D8A" w:rsidRDefault="004D2B99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4D2B99">
              <w:rPr>
                <w:rFonts w:eastAsia="Times New Roman" w:cstheme="minorHAnsi"/>
                <w:b/>
                <w:bCs/>
              </w:rPr>
              <w:t>Metric</w:t>
            </w:r>
          </w:p>
        </w:tc>
        <w:tc>
          <w:tcPr>
            <w:tcW w:w="5040" w:type="dxa"/>
          </w:tcPr>
          <w:p w14:paraId="2D2BB6E1" w14:textId="77777777" w:rsidR="006F4D8A" w:rsidRDefault="006F4D8A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8766D2">
              <w:rPr>
                <w:rFonts w:eastAsia="Times New Roman" w:cstheme="minorHAnsi"/>
                <w:b/>
                <w:bCs/>
              </w:rPr>
              <w:t>Description</w:t>
            </w:r>
          </w:p>
        </w:tc>
      </w:tr>
      <w:tr w:rsidR="006F4D8A" w14:paraId="3BD9CBF1" w14:textId="77777777" w:rsidTr="008A1249">
        <w:tc>
          <w:tcPr>
            <w:tcW w:w="2520" w:type="dxa"/>
            <w:vAlign w:val="center"/>
          </w:tcPr>
          <w:p w14:paraId="6655AB36" w14:textId="5761DA53" w:rsidR="006F4D8A" w:rsidRDefault="006611C3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6611C3">
              <w:rPr>
                <w:rFonts w:eastAsia="Times New Roman" w:cstheme="minorHAnsi"/>
              </w:rPr>
              <w:t>RTO</w:t>
            </w:r>
          </w:p>
        </w:tc>
        <w:tc>
          <w:tcPr>
            <w:tcW w:w="5040" w:type="dxa"/>
            <w:vAlign w:val="center"/>
          </w:tcPr>
          <w:p w14:paraId="7F961613" w14:textId="4B7B4F17" w:rsidR="006F4D8A" w:rsidRDefault="006611C3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6611C3">
              <w:rPr>
                <w:rFonts w:eastAsia="Times New Roman" w:cstheme="minorHAnsi"/>
              </w:rPr>
              <w:t>Recovery Time Objective</w:t>
            </w:r>
          </w:p>
        </w:tc>
      </w:tr>
      <w:tr w:rsidR="006F4D8A" w14:paraId="31DEACB3" w14:textId="77777777" w:rsidTr="008A1249">
        <w:tc>
          <w:tcPr>
            <w:tcW w:w="2520" w:type="dxa"/>
            <w:vAlign w:val="center"/>
          </w:tcPr>
          <w:p w14:paraId="2D71ABE7" w14:textId="20F4B97E" w:rsidR="006F4D8A" w:rsidRPr="008766D2" w:rsidRDefault="006611C3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6611C3">
              <w:rPr>
                <w:rFonts w:eastAsia="Times New Roman" w:cstheme="minorHAnsi"/>
              </w:rPr>
              <w:t>RPO</w:t>
            </w:r>
          </w:p>
        </w:tc>
        <w:tc>
          <w:tcPr>
            <w:tcW w:w="5040" w:type="dxa"/>
            <w:vAlign w:val="center"/>
          </w:tcPr>
          <w:p w14:paraId="7CDC7E1A" w14:textId="3864041C" w:rsidR="006F4D8A" w:rsidRPr="008766D2" w:rsidRDefault="00D157C4" w:rsidP="008A1249">
            <w:pPr>
              <w:spacing w:before="120" w:afterLines="60" w:after="144"/>
              <w:outlineLvl w:val="1"/>
              <w:rPr>
                <w:rFonts w:eastAsia="Times New Roman" w:cstheme="minorHAnsi"/>
              </w:rPr>
            </w:pPr>
            <w:r w:rsidRPr="00D157C4">
              <w:rPr>
                <w:rFonts w:eastAsia="Times New Roman" w:cstheme="minorHAnsi"/>
              </w:rPr>
              <w:t>Recovery Point Objective</w:t>
            </w:r>
          </w:p>
        </w:tc>
      </w:tr>
    </w:tbl>
    <w:p w14:paraId="2B651118" w14:textId="6D588C95" w:rsidR="00AD6DAB" w:rsidRDefault="00FC14FA" w:rsidP="0048673B">
      <w:pPr>
        <w:pStyle w:val="ListParagraph"/>
        <w:numPr>
          <w:ilvl w:val="0"/>
          <w:numId w:val="1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FC14FA">
        <w:rPr>
          <w:rFonts w:eastAsia="Times New Roman" w:cstheme="minorHAnsi"/>
          <w:b/>
          <w:bCs/>
        </w:rPr>
        <w:t>Disaster Recovery Testing</w:t>
      </w:r>
      <w:r w:rsidR="00AD6DAB">
        <w:rPr>
          <w:rFonts w:eastAsia="Times New Roman" w:cstheme="minorHAnsi"/>
          <w:b/>
          <w:bCs/>
        </w:rPr>
        <w:t xml:space="preserve"> </w:t>
      </w:r>
    </w:p>
    <w:p w14:paraId="3D70DF55" w14:textId="63C8F0BA" w:rsidR="00AD6DAB" w:rsidRDefault="0066462F" w:rsidP="28CCAFC9">
      <w:pPr>
        <w:pStyle w:val="ListParagraph"/>
        <w:numPr>
          <w:ilvl w:val="1"/>
          <w:numId w:val="1"/>
        </w:numPr>
        <w:spacing w:before="120" w:afterLines="60" w:after="144" w:line="240" w:lineRule="auto"/>
        <w:contextualSpacing w:val="0"/>
        <w:outlineLvl w:val="1"/>
        <w:rPr>
          <w:rFonts w:eastAsia="Times New Roman"/>
        </w:rPr>
      </w:pPr>
      <w:r w:rsidRPr="28CCAFC9">
        <w:rPr>
          <w:rFonts w:eastAsia="Times New Roman"/>
        </w:rPr>
        <w:t xml:space="preserve">Disaster recovery procedures shall be tested </w:t>
      </w:r>
      <w:r w:rsidR="00330370" w:rsidRPr="28CCAFC9">
        <w:rPr>
          <w:rFonts w:eastAsia="Times New Roman"/>
        </w:rPr>
        <w:t>annua</w:t>
      </w:r>
      <w:r w:rsidRPr="28CCAFC9">
        <w:rPr>
          <w:rFonts w:eastAsia="Times New Roman"/>
        </w:rPr>
        <w:t>lly to validate system resilience</w:t>
      </w:r>
      <w:ins w:id="1" w:author="Mariam Durrani" w:date="2026-04-15T06:35:00Z" w16du:dateUtc="2026-04-15T06:35:29Z">
        <w:r w:rsidR="3BF79654" w:rsidRPr="28CCAFC9">
          <w:rPr>
            <w:rFonts w:eastAsia="Times New Roman"/>
          </w:rPr>
          <w:t xml:space="preserve"> </w:t>
        </w:r>
      </w:ins>
      <w:r w:rsidR="00662E82">
        <w:rPr>
          <w:rFonts w:eastAsia="Times New Roman"/>
        </w:rPr>
        <w:t>by ICT team</w:t>
      </w:r>
      <w:r w:rsidR="00065942" w:rsidRPr="28CCAFC9">
        <w:rPr>
          <w:rFonts w:eastAsia="Times New Roman"/>
        </w:rPr>
        <w:t>.</w:t>
      </w:r>
    </w:p>
    <w:p w14:paraId="5D56EFDF" w14:textId="77777777" w:rsidR="00AD6DAB" w:rsidRDefault="00AD6DAB" w:rsidP="00AD6DAB">
      <w:pPr>
        <w:spacing w:before="120" w:afterLines="60" w:after="144" w:line="240" w:lineRule="auto"/>
        <w:rPr>
          <w:rFonts w:eastAsia="Times New Roman" w:cstheme="minorHAnsi"/>
        </w:rPr>
      </w:pPr>
    </w:p>
    <w:p w14:paraId="5671D320" w14:textId="77777777" w:rsidR="00B70BFC" w:rsidRPr="00625767" w:rsidRDefault="00B70BFC" w:rsidP="00AD6DAB">
      <w:pPr>
        <w:spacing w:before="120" w:afterLines="60" w:after="144" w:line="240" w:lineRule="auto"/>
        <w:rPr>
          <w:rFonts w:eastAsia="Times New Roman" w:cstheme="minorHAnsi"/>
        </w:rPr>
      </w:pPr>
    </w:p>
    <w:p w14:paraId="6B3D38BE" w14:textId="77777777" w:rsidR="00AD6DAB" w:rsidRPr="006967B0" w:rsidRDefault="00AD6DAB" w:rsidP="00AD6DAB">
      <w:pPr>
        <w:spacing w:before="120" w:afterLines="60" w:after="144"/>
        <w:ind w:right="119"/>
        <w:rPr>
          <w:rFonts w:eastAsia="Calibri" w:cstheme="minorHAnsi"/>
          <w:b/>
          <w:color w:val="171717" w:themeColor="background2" w:themeShade="1A"/>
        </w:rPr>
      </w:pPr>
    </w:p>
    <w:p w14:paraId="26B6BF18" w14:textId="77777777" w:rsidR="00AD6DAB" w:rsidRPr="006967B0" w:rsidRDefault="00AD6DAB" w:rsidP="00AD6DAB">
      <w:pPr>
        <w:spacing w:before="120" w:afterLines="60" w:after="144"/>
        <w:ind w:right="119"/>
        <w:jc w:val="center"/>
        <w:rPr>
          <w:rFonts w:eastAsia="Calibri" w:cstheme="minorHAnsi"/>
          <w:b/>
          <w:color w:val="262626" w:themeColor="text1" w:themeTint="D9"/>
        </w:rPr>
      </w:pPr>
      <w:r w:rsidRPr="006967B0">
        <w:rPr>
          <w:rFonts w:eastAsia="Calibri" w:cstheme="minorHAnsi"/>
          <w:b/>
          <w:color w:val="262626" w:themeColor="text1" w:themeTint="D9"/>
        </w:rPr>
        <w:t xml:space="preserve">_________________________________ </w:t>
      </w:r>
      <w:r w:rsidRPr="006967B0">
        <w:rPr>
          <w:rFonts w:eastAsia="Calibri" w:cstheme="minorHAnsi"/>
          <w:b/>
          <w:color w:val="262626" w:themeColor="text1" w:themeTint="D9"/>
        </w:rPr>
        <w:br/>
      </w:r>
      <w:r w:rsidRPr="006967B0">
        <w:rPr>
          <w:rFonts w:eastAsia="Calibri" w:cstheme="minorHAnsi"/>
          <w:bCs/>
          <w:color w:val="262626" w:themeColor="text1" w:themeTint="D9"/>
        </w:rPr>
        <w:t>APPROVED BY</w:t>
      </w:r>
      <w:r w:rsidRPr="006967B0">
        <w:rPr>
          <w:rFonts w:eastAsia="Calibri" w:cstheme="minorHAnsi"/>
          <w:bCs/>
          <w:color w:val="262626" w:themeColor="text1" w:themeTint="D9"/>
        </w:rPr>
        <w:br/>
      </w:r>
      <w:r w:rsidRPr="006967B0">
        <w:rPr>
          <w:rFonts w:eastAsia="Calibri" w:cstheme="minorHAnsi"/>
          <w:b/>
          <w:color w:val="262626" w:themeColor="text1" w:themeTint="D9"/>
        </w:rPr>
        <w:t>CHIEF EXECUTIVE OFFICER</w:t>
      </w:r>
      <w:bookmarkEnd w:id="0"/>
    </w:p>
    <w:sectPr w:rsidR="00AD6DAB" w:rsidRPr="006967B0" w:rsidSect="00871AC4">
      <w:headerReference w:type="default" r:id="rId10"/>
      <w:pgSz w:w="12240" w:h="15840"/>
      <w:pgMar w:top="1134" w:right="1077" w:bottom="1134" w:left="1077" w:header="289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B3E01" w14:textId="77777777" w:rsidR="0031556A" w:rsidRDefault="0031556A" w:rsidP="0035593D">
      <w:pPr>
        <w:spacing w:after="0" w:line="240" w:lineRule="auto"/>
      </w:pPr>
      <w:r>
        <w:separator/>
      </w:r>
    </w:p>
  </w:endnote>
  <w:endnote w:type="continuationSeparator" w:id="0">
    <w:p w14:paraId="0A891092" w14:textId="77777777" w:rsidR="0031556A" w:rsidRDefault="0031556A" w:rsidP="0035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ADB42" w14:textId="77777777" w:rsidR="0031556A" w:rsidRDefault="0031556A" w:rsidP="0035593D">
      <w:pPr>
        <w:spacing w:after="0" w:line="240" w:lineRule="auto"/>
      </w:pPr>
      <w:r>
        <w:separator/>
      </w:r>
    </w:p>
  </w:footnote>
  <w:footnote w:type="continuationSeparator" w:id="0">
    <w:p w14:paraId="78A4EC15" w14:textId="77777777" w:rsidR="0031556A" w:rsidRDefault="0031556A" w:rsidP="0035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4C1A" w14:textId="77777777" w:rsidR="0035593D" w:rsidRDefault="0035593D">
    <w:pPr>
      <w:pStyle w:val="Header"/>
    </w:pPr>
  </w:p>
  <w:p w14:paraId="40CD3A51" w14:textId="77777777" w:rsidR="0035593D" w:rsidRDefault="0035593D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63"/>
      <w:gridCol w:w="1411"/>
      <w:gridCol w:w="1426"/>
      <w:gridCol w:w="987"/>
      <w:gridCol w:w="1643"/>
      <w:gridCol w:w="1980"/>
      <w:gridCol w:w="1176"/>
    </w:tblGrid>
    <w:tr w:rsidR="00570C81" w14:paraId="078232D0" w14:textId="77777777" w:rsidTr="00DB2823">
      <w:tc>
        <w:tcPr>
          <w:tcW w:w="1463" w:type="dxa"/>
          <w:vMerge w:val="restart"/>
        </w:tcPr>
        <w:p w14:paraId="1C430A19" w14:textId="77777777" w:rsidR="00570C81" w:rsidRDefault="00570C81" w:rsidP="00570C81">
          <w:pPr>
            <w:pStyle w:val="Header"/>
          </w:pPr>
          <w:r>
            <w:rPr>
              <w:noProof/>
            </w:rPr>
            <w:drawing>
              <wp:inline distT="0" distB="0" distL="0" distR="0" wp14:anchorId="26735B72" wp14:editId="3287E4EE">
                <wp:extent cx="790575" cy="79057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c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84" cy="790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23" w:type="dxa"/>
          <w:gridSpan w:val="6"/>
          <w:tcBorders>
            <w:bottom w:val="double" w:sz="4" w:space="0" w:color="auto"/>
          </w:tcBorders>
          <w:shd w:val="clear" w:color="auto" w:fill="D9D9D9" w:themeFill="background1" w:themeFillShade="D9"/>
        </w:tcPr>
        <w:p w14:paraId="52E71E4C" w14:textId="1ACBFC1A" w:rsidR="0063256A" w:rsidRPr="0063256A" w:rsidRDefault="00676195" w:rsidP="001D65CE">
          <w:pPr>
            <w:pStyle w:val="Head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Back &amp; Disaster Recovery </w:t>
          </w:r>
          <w:r w:rsidR="007F5E86">
            <w:rPr>
              <w:b/>
              <w:bCs/>
              <w:sz w:val="40"/>
              <w:szCs w:val="40"/>
            </w:rPr>
            <w:t>Policy</w:t>
          </w:r>
        </w:p>
      </w:tc>
    </w:tr>
    <w:tr w:rsidR="00570C81" w14:paraId="372B1C4E" w14:textId="77777777" w:rsidTr="00737364">
      <w:trPr>
        <w:trHeight w:val="344"/>
      </w:trPr>
      <w:tc>
        <w:tcPr>
          <w:tcW w:w="1463" w:type="dxa"/>
          <w:vMerge/>
        </w:tcPr>
        <w:p w14:paraId="28E409F0" w14:textId="77777777" w:rsidR="00570C81" w:rsidRDefault="00570C81" w:rsidP="00570C81">
          <w:pPr>
            <w:pStyle w:val="Header"/>
          </w:pPr>
        </w:p>
      </w:tc>
      <w:tc>
        <w:tcPr>
          <w:tcW w:w="1411" w:type="dxa"/>
          <w:tcBorders>
            <w:top w:val="double" w:sz="4" w:space="0" w:color="auto"/>
          </w:tcBorders>
        </w:tcPr>
        <w:p w14:paraId="4F5E14C1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Page #</w:t>
          </w:r>
        </w:p>
      </w:tc>
      <w:tc>
        <w:tcPr>
          <w:tcW w:w="1426" w:type="dxa"/>
          <w:tcBorders>
            <w:top w:val="double" w:sz="4" w:space="0" w:color="auto"/>
          </w:tcBorders>
        </w:tcPr>
        <w:p w14:paraId="674EFE69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Document #</w:t>
          </w:r>
        </w:p>
      </w:tc>
      <w:tc>
        <w:tcPr>
          <w:tcW w:w="987" w:type="dxa"/>
          <w:tcBorders>
            <w:top w:val="double" w:sz="4" w:space="0" w:color="auto"/>
          </w:tcBorders>
        </w:tcPr>
        <w:p w14:paraId="5C82FB3A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</w:t>
          </w:r>
        </w:p>
      </w:tc>
      <w:tc>
        <w:tcPr>
          <w:tcW w:w="1643" w:type="dxa"/>
          <w:tcBorders>
            <w:top w:val="double" w:sz="4" w:space="0" w:color="auto"/>
          </w:tcBorders>
        </w:tcPr>
        <w:p w14:paraId="27ECCE4B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 Date</w:t>
          </w:r>
        </w:p>
      </w:tc>
      <w:tc>
        <w:tcPr>
          <w:tcW w:w="1980" w:type="dxa"/>
          <w:tcBorders>
            <w:top w:val="double" w:sz="4" w:space="0" w:color="auto"/>
          </w:tcBorders>
        </w:tcPr>
        <w:p w14:paraId="42B2CE24" w14:textId="77777777" w:rsidR="00570C81" w:rsidRPr="00954427" w:rsidRDefault="00570C81" w:rsidP="00570C81">
          <w:pPr>
            <w:pStyle w:val="Header"/>
            <w:jc w:val="center"/>
            <w:rPr>
              <w:b/>
            </w:rPr>
          </w:pPr>
          <w:r w:rsidRPr="00954427">
            <w:rPr>
              <w:b/>
            </w:rPr>
            <w:t>Effective Date </w:t>
          </w:r>
        </w:p>
      </w:tc>
      <w:tc>
        <w:tcPr>
          <w:tcW w:w="1176" w:type="dxa"/>
          <w:tcBorders>
            <w:top w:val="double" w:sz="4" w:space="0" w:color="auto"/>
          </w:tcBorders>
        </w:tcPr>
        <w:p w14:paraId="609B0C13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Custodian</w:t>
          </w:r>
        </w:p>
      </w:tc>
    </w:tr>
    <w:tr w:rsidR="00570C81" w14:paraId="0B6961CD" w14:textId="77777777" w:rsidTr="00737364">
      <w:tc>
        <w:tcPr>
          <w:tcW w:w="1463" w:type="dxa"/>
          <w:vMerge/>
        </w:tcPr>
        <w:p w14:paraId="0BE9A94A" w14:textId="77777777" w:rsidR="00570C81" w:rsidRDefault="00570C81" w:rsidP="00570C81">
          <w:pPr>
            <w:pStyle w:val="Header"/>
          </w:pPr>
        </w:p>
      </w:tc>
      <w:tc>
        <w:tcPr>
          <w:tcW w:w="1411" w:type="dxa"/>
        </w:tcPr>
        <w:sdt>
          <w:sdtPr>
            <w:rPr>
              <w:sz w:val="20"/>
              <w:szCs w:val="20"/>
            </w:rPr>
            <w:id w:val="98381352"/>
            <w:docPartObj>
              <w:docPartGallery w:val="Page Numbers (Top of Page)"/>
              <w:docPartUnique/>
            </w:docPartObj>
          </w:sdtPr>
          <w:sdtEndPr/>
          <w:sdtContent>
            <w:p w14:paraId="1E104444" w14:textId="60ED3D37" w:rsidR="00570C81" w:rsidRPr="00DB2823" w:rsidRDefault="00570C81" w:rsidP="00570C81">
              <w:pPr>
                <w:pStyle w:val="Header"/>
                <w:jc w:val="center"/>
                <w:rPr>
                  <w:sz w:val="20"/>
                  <w:szCs w:val="20"/>
                </w:rPr>
              </w:pPr>
              <w:r w:rsidRPr="00DB2823">
                <w:rPr>
                  <w:sz w:val="20"/>
                  <w:szCs w:val="20"/>
                </w:rPr>
                <w:t xml:space="preserve"> </w:t>
              </w:r>
              <w:r w:rsidRPr="00DB2823">
                <w:rPr>
                  <w:sz w:val="20"/>
                  <w:szCs w:val="20"/>
                </w:rPr>
                <w:fldChar w:fldCharType="begin"/>
              </w:r>
              <w:r w:rsidRPr="00DB2823">
                <w:rPr>
                  <w:sz w:val="20"/>
                  <w:szCs w:val="20"/>
                </w:rPr>
                <w:instrText xml:space="preserve"> PAGE </w:instrText>
              </w:r>
              <w:r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Pr="00DB2823">
                <w:rPr>
                  <w:sz w:val="20"/>
                  <w:szCs w:val="20"/>
                </w:rPr>
                <w:fldChar w:fldCharType="end"/>
              </w:r>
              <w:r w:rsidRPr="00DB2823">
                <w:rPr>
                  <w:sz w:val="20"/>
                  <w:szCs w:val="20"/>
                </w:rPr>
                <w:t xml:space="preserve"> of </w:t>
              </w:r>
              <w:r w:rsidR="009806BF" w:rsidRPr="00DB2823">
                <w:rPr>
                  <w:sz w:val="20"/>
                  <w:szCs w:val="20"/>
                </w:rPr>
                <w:fldChar w:fldCharType="begin"/>
              </w:r>
              <w:r w:rsidR="009806BF" w:rsidRPr="00DB2823">
                <w:rPr>
                  <w:sz w:val="20"/>
                  <w:szCs w:val="20"/>
                </w:rPr>
                <w:instrText xml:space="preserve"> NUMPAGES  </w:instrText>
              </w:r>
              <w:r w:rsidR="009806BF"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="009806BF" w:rsidRPr="00DB2823">
                <w:rPr>
                  <w:noProof/>
                  <w:sz w:val="20"/>
                  <w:szCs w:val="20"/>
                </w:rPr>
                <w:fldChar w:fldCharType="end"/>
              </w:r>
            </w:p>
          </w:sdtContent>
        </w:sdt>
        <w:p w14:paraId="7117AA02" w14:textId="77777777" w:rsidR="00570C81" w:rsidRPr="00DB2823" w:rsidRDefault="00570C81" w:rsidP="00570C81">
          <w:pPr>
            <w:pStyle w:val="Header"/>
            <w:jc w:val="center"/>
            <w:rPr>
              <w:sz w:val="20"/>
              <w:szCs w:val="20"/>
            </w:rPr>
          </w:pPr>
        </w:p>
      </w:tc>
      <w:tc>
        <w:tcPr>
          <w:tcW w:w="1426" w:type="dxa"/>
        </w:tcPr>
        <w:p w14:paraId="33E20F9B" w14:textId="7427CCF2" w:rsidR="00570C81" w:rsidRPr="00DB2823" w:rsidRDefault="003355DC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004</w:t>
          </w:r>
          <w:r w:rsidR="00676195">
            <w:rPr>
              <w:sz w:val="20"/>
              <w:szCs w:val="20"/>
            </w:rPr>
            <w:t>6</w:t>
          </w:r>
        </w:p>
      </w:tc>
      <w:tc>
        <w:tcPr>
          <w:tcW w:w="987" w:type="dxa"/>
        </w:tcPr>
        <w:p w14:paraId="027D70F9" w14:textId="13C57CCA" w:rsidR="00570C81" w:rsidRPr="00DB2823" w:rsidRDefault="000F22C3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</w:t>
          </w:r>
          <w:r w:rsidR="00896E5A">
            <w:rPr>
              <w:sz w:val="20"/>
              <w:szCs w:val="20"/>
            </w:rPr>
            <w:t>1</w:t>
          </w:r>
        </w:p>
      </w:tc>
      <w:tc>
        <w:tcPr>
          <w:tcW w:w="1643" w:type="dxa"/>
        </w:tcPr>
        <w:p w14:paraId="2163B4C2" w14:textId="1FBF5614" w:rsidR="00570C81" w:rsidRPr="00DB2823" w:rsidRDefault="00A744FA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April</w:t>
          </w:r>
          <w:r w:rsidR="00896E5A">
            <w:rPr>
              <w:noProof/>
              <w:color w:val="262626" w:themeColor="text1" w:themeTint="D9"/>
              <w:sz w:val="20"/>
              <w:szCs w:val="20"/>
            </w:rPr>
            <w:t xml:space="preserve"> </w:t>
          </w:r>
          <w:r>
            <w:rPr>
              <w:noProof/>
              <w:color w:val="262626" w:themeColor="text1" w:themeTint="D9"/>
              <w:sz w:val="20"/>
              <w:szCs w:val="20"/>
            </w:rPr>
            <w:t>8</w:t>
          </w:r>
          <w:r w:rsidR="00737364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980" w:type="dxa"/>
        </w:tcPr>
        <w:p w14:paraId="091A4814" w14:textId="783889A7" w:rsidR="00570C81" w:rsidRPr="00DB2823" w:rsidRDefault="00A744FA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May</w:t>
          </w:r>
          <w:r w:rsidR="00D52035">
            <w:rPr>
              <w:noProof/>
              <w:color w:val="262626" w:themeColor="text1" w:themeTint="D9"/>
              <w:sz w:val="20"/>
              <w:szCs w:val="20"/>
            </w:rPr>
            <w:t xml:space="preserve"> 1</w:t>
          </w:r>
          <w:r w:rsidR="00570C81" w:rsidRPr="00DB2823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176" w:type="dxa"/>
        </w:tcPr>
        <w:p w14:paraId="504BEA53" w14:textId="6673EC27" w:rsidR="00570C81" w:rsidRPr="00DB2823" w:rsidRDefault="00D43ECA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IT</w:t>
          </w:r>
          <w:r w:rsidR="00570C81" w:rsidRPr="00DB2823">
            <w:rPr>
              <w:sz w:val="20"/>
              <w:szCs w:val="20"/>
            </w:rPr>
            <w:t xml:space="preserve"> Division</w:t>
          </w:r>
        </w:p>
      </w:tc>
    </w:tr>
  </w:tbl>
  <w:p w14:paraId="64D99B4F" w14:textId="77777777" w:rsidR="00C060AA" w:rsidRDefault="00C060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234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870833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93D"/>
    <w:rsid w:val="000021D7"/>
    <w:rsid w:val="00020E08"/>
    <w:rsid w:val="000219DE"/>
    <w:rsid w:val="00025126"/>
    <w:rsid w:val="00027556"/>
    <w:rsid w:val="00030819"/>
    <w:rsid w:val="00030B9C"/>
    <w:rsid w:val="0003156F"/>
    <w:rsid w:val="000346CB"/>
    <w:rsid w:val="000361C8"/>
    <w:rsid w:val="00043BE1"/>
    <w:rsid w:val="00046398"/>
    <w:rsid w:val="00052257"/>
    <w:rsid w:val="00052FBD"/>
    <w:rsid w:val="0005629E"/>
    <w:rsid w:val="00060170"/>
    <w:rsid w:val="00060D29"/>
    <w:rsid w:val="000618DF"/>
    <w:rsid w:val="00062769"/>
    <w:rsid w:val="00065942"/>
    <w:rsid w:val="00065EF6"/>
    <w:rsid w:val="000663CF"/>
    <w:rsid w:val="0007067D"/>
    <w:rsid w:val="000716BA"/>
    <w:rsid w:val="00071AE2"/>
    <w:rsid w:val="0007217B"/>
    <w:rsid w:val="00080AC1"/>
    <w:rsid w:val="00081D64"/>
    <w:rsid w:val="00084AD9"/>
    <w:rsid w:val="00084BCC"/>
    <w:rsid w:val="00085881"/>
    <w:rsid w:val="00085A9A"/>
    <w:rsid w:val="00086AFE"/>
    <w:rsid w:val="00087E5E"/>
    <w:rsid w:val="00092992"/>
    <w:rsid w:val="00092E70"/>
    <w:rsid w:val="00097FB4"/>
    <w:rsid w:val="000A386E"/>
    <w:rsid w:val="000B124A"/>
    <w:rsid w:val="000B65F5"/>
    <w:rsid w:val="000C5DC9"/>
    <w:rsid w:val="000D3EB4"/>
    <w:rsid w:val="000E4EFA"/>
    <w:rsid w:val="000E79F5"/>
    <w:rsid w:val="000F115A"/>
    <w:rsid w:val="000F1842"/>
    <w:rsid w:val="000F22C3"/>
    <w:rsid w:val="000F3B01"/>
    <w:rsid w:val="000F68B7"/>
    <w:rsid w:val="00102A65"/>
    <w:rsid w:val="00111599"/>
    <w:rsid w:val="0011225C"/>
    <w:rsid w:val="00113109"/>
    <w:rsid w:val="0011394C"/>
    <w:rsid w:val="001164F2"/>
    <w:rsid w:val="00117D86"/>
    <w:rsid w:val="00123D77"/>
    <w:rsid w:val="00123EE7"/>
    <w:rsid w:val="001242E5"/>
    <w:rsid w:val="0012507A"/>
    <w:rsid w:val="001318F1"/>
    <w:rsid w:val="00132D44"/>
    <w:rsid w:val="00132E23"/>
    <w:rsid w:val="0013439E"/>
    <w:rsid w:val="00134FB4"/>
    <w:rsid w:val="00135645"/>
    <w:rsid w:val="0013599D"/>
    <w:rsid w:val="00136FF7"/>
    <w:rsid w:val="001441C9"/>
    <w:rsid w:val="0014668C"/>
    <w:rsid w:val="00150ACD"/>
    <w:rsid w:val="00152619"/>
    <w:rsid w:val="00154E29"/>
    <w:rsid w:val="0016338F"/>
    <w:rsid w:val="0016659D"/>
    <w:rsid w:val="00172AB0"/>
    <w:rsid w:val="00175818"/>
    <w:rsid w:val="00181CEF"/>
    <w:rsid w:val="00183721"/>
    <w:rsid w:val="00185F12"/>
    <w:rsid w:val="00191940"/>
    <w:rsid w:val="001948F5"/>
    <w:rsid w:val="00194E89"/>
    <w:rsid w:val="001968EB"/>
    <w:rsid w:val="001977BA"/>
    <w:rsid w:val="001A4D8F"/>
    <w:rsid w:val="001A60A5"/>
    <w:rsid w:val="001A7874"/>
    <w:rsid w:val="001B1473"/>
    <w:rsid w:val="001C0921"/>
    <w:rsid w:val="001C43ED"/>
    <w:rsid w:val="001C6254"/>
    <w:rsid w:val="001D65CE"/>
    <w:rsid w:val="001E0406"/>
    <w:rsid w:val="001E2843"/>
    <w:rsid w:val="001E3A98"/>
    <w:rsid w:val="001E48A6"/>
    <w:rsid w:val="001E5BEF"/>
    <w:rsid w:val="001E76EA"/>
    <w:rsid w:val="001F1CA2"/>
    <w:rsid w:val="001F2302"/>
    <w:rsid w:val="001F57A0"/>
    <w:rsid w:val="00201F9F"/>
    <w:rsid w:val="002040AA"/>
    <w:rsid w:val="00204739"/>
    <w:rsid w:val="00207C74"/>
    <w:rsid w:val="0021210D"/>
    <w:rsid w:val="00215AFC"/>
    <w:rsid w:val="00217BA0"/>
    <w:rsid w:val="00220BDD"/>
    <w:rsid w:val="002246A9"/>
    <w:rsid w:val="0022493A"/>
    <w:rsid w:val="0022546E"/>
    <w:rsid w:val="002256F6"/>
    <w:rsid w:val="00230ED2"/>
    <w:rsid w:val="00236C44"/>
    <w:rsid w:val="00240E4B"/>
    <w:rsid w:val="00243810"/>
    <w:rsid w:val="0024448F"/>
    <w:rsid w:val="0024531D"/>
    <w:rsid w:val="002507CF"/>
    <w:rsid w:val="00253A10"/>
    <w:rsid w:val="00256098"/>
    <w:rsid w:val="002573A7"/>
    <w:rsid w:val="0026271A"/>
    <w:rsid w:val="002631D6"/>
    <w:rsid w:val="00265DFE"/>
    <w:rsid w:val="002679F8"/>
    <w:rsid w:val="00267A73"/>
    <w:rsid w:val="0027371B"/>
    <w:rsid w:val="00274F80"/>
    <w:rsid w:val="00277384"/>
    <w:rsid w:val="0028556F"/>
    <w:rsid w:val="002867EF"/>
    <w:rsid w:val="00286BBB"/>
    <w:rsid w:val="00295267"/>
    <w:rsid w:val="00296102"/>
    <w:rsid w:val="002A14CA"/>
    <w:rsid w:val="002A33A1"/>
    <w:rsid w:val="002A4971"/>
    <w:rsid w:val="002A4E0D"/>
    <w:rsid w:val="002A60FF"/>
    <w:rsid w:val="002B2C7B"/>
    <w:rsid w:val="002B7CA4"/>
    <w:rsid w:val="002C7E32"/>
    <w:rsid w:val="002C7F57"/>
    <w:rsid w:val="002D09F7"/>
    <w:rsid w:val="002D18BD"/>
    <w:rsid w:val="002D1AEB"/>
    <w:rsid w:val="002D2E4A"/>
    <w:rsid w:val="002D4383"/>
    <w:rsid w:val="002D75EC"/>
    <w:rsid w:val="002E4B47"/>
    <w:rsid w:val="002F1BDD"/>
    <w:rsid w:val="002F3E88"/>
    <w:rsid w:val="002F46E9"/>
    <w:rsid w:val="002F5131"/>
    <w:rsid w:val="002F5AA2"/>
    <w:rsid w:val="003006C2"/>
    <w:rsid w:val="003015AF"/>
    <w:rsid w:val="00304EF5"/>
    <w:rsid w:val="00305CD4"/>
    <w:rsid w:val="00312176"/>
    <w:rsid w:val="00314941"/>
    <w:rsid w:val="0031556A"/>
    <w:rsid w:val="00315FEC"/>
    <w:rsid w:val="0032609F"/>
    <w:rsid w:val="0032697D"/>
    <w:rsid w:val="003272A1"/>
    <w:rsid w:val="00327C5D"/>
    <w:rsid w:val="00330370"/>
    <w:rsid w:val="00331AB4"/>
    <w:rsid w:val="003355DC"/>
    <w:rsid w:val="00342664"/>
    <w:rsid w:val="00343BF6"/>
    <w:rsid w:val="00345034"/>
    <w:rsid w:val="0034516A"/>
    <w:rsid w:val="00352706"/>
    <w:rsid w:val="00354D13"/>
    <w:rsid w:val="00355276"/>
    <w:rsid w:val="0035593D"/>
    <w:rsid w:val="00355AC1"/>
    <w:rsid w:val="00357241"/>
    <w:rsid w:val="00360DC0"/>
    <w:rsid w:val="00361F57"/>
    <w:rsid w:val="00370177"/>
    <w:rsid w:val="0037106D"/>
    <w:rsid w:val="00372B7E"/>
    <w:rsid w:val="0037373A"/>
    <w:rsid w:val="003740D4"/>
    <w:rsid w:val="00374E7D"/>
    <w:rsid w:val="003754BC"/>
    <w:rsid w:val="003766D4"/>
    <w:rsid w:val="00376C63"/>
    <w:rsid w:val="00377067"/>
    <w:rsid w:val="00377BC1"/>
    <w:rsid w:val="00380368"/>
    <w:rsid w:val="003817E2"/>
    <w:rsid w:val="00384B83"/>
    <w:rsid w:val="003921AF"/>
    <w:rsid w:val="0039576E"/>
    <w:rsid w:val="00395ED4"/>
    <w:rsid w:val="00396200"/>
    <w:rsid w:val="003A0175"/>
    <w:rsid w:val="003A474D"/>
    <w:rsid w:val="003A4A3E"/>
    <w:rsid w:val="003A7FDE"/>
    <w:rsid w:val="003B1D00"/>
    <w:rsid w:val="003B24A3"/>
    <w:rsid w:val="003B2D59"/>
    <w:rsid w:val="003B3361"/>
    <w:rsid w:val="003B447C"/>
    <w:rsid w:val="003B536A"/>
    <w:rsid w:val="003C565D"/>
    <w:rsid w:val="003C6190"/>
    <w:rsid w:val="003D38CB"/>
    <w:rsid w:val="003E04F1"/>
    <w:rsid w:val="003E36CC"/>
    <w:rsid w:val="003E40D3"/>
    <w:rsid w:val="003E65ED"/>
    <w:rsid w:val="003F16E3"/>
    <w:rsid w:val="003F4EC6"/>
    <w:rsid w:val="0040441C"/>
    <w:rsid w:val="00405759"/>
    <w:rsid w:val="0041009A"/>
    <w:rsid w:val="004110CB"/>
    <w:rsid w:val="00413B33"/>
    <w:rsid w:val="004160C0"/>
    <w:rsid w:val="004211DA"/>
    <w:rsid w:val="004228CA"/>
    <w:rsid w:val="00423B66"/>
    <w:rsid w:val="004242B3"/>
    <w:rsid w:val="00424BA2"/>
    <w:rsid w:val="00426056"/>
    <w:rsid w:val="00426A15"/>
    <w:rsid w:val="004321B8"/>
    <w:rsid w:val="004345A3"/>
    <w:rsid w:val="0043576D"/>
    <w:rsid w:val="004367CF"/>
    <w:rsid w:val="00437F69"/>
    <w:rsid w:val="0044018D"/>
    <w:rsid w:val="004423B3"/>
    <w:rsid w:val="004469CB"/>
    <w:rsid w:val="004474B2"/>
    <w:rsid w:val="0045335B"/>
    <w:rsid w:val="00460757"/>
    <w:rsid w:val="00467565"/>
    <w:rsid w:val="004713CD"/>
    <w:rsid w:val="004738EC"/>
    <w:rsid w:val="00473A3B"/>
    <w:rsid w:val="004762D9"/>
    <w:rsid w:val="00477A32"/>
    <w:rsid w:val="0048673B"/>
    <w:rsid w:val="00490275"/>
    <w:rsid w:val="00492F04"/>
    <w:rsid w:val="0049312C"/>
    <w:rsid w:val="004A34A5"/>
    <w:rsid w:val="004A365D"/>
    <w:rsid w:val="004A6FED"/>
    <w:rsid w:val="004A77E4"/>
    <w:rsid w:val="004B6051"/>
    <w:rsid w:val="004B71BB"/>
    <w:rsid w:val="004C2F30"/>
    <w:rsid w:val="004C2F8A"/>
    <w:rsid w:val="004C391B"/>
    <w:rsid w:val="004D2B99"/>
    <w:rsid w:val="004D3552"/>
    <w:rsid w:val="004D5A11"/>
    <w:rsid w:val="004F2DDC"/>
    <w:rsid w:val="004F362F"/>
    <w:rsid w:val="005011B7"/>
    <w:rsid w:val="00501A43"/>
    <w:rsid w:val="00502C03"/>
    <w:rsid w:val="00505583"/>
    <w:rsid w:val="00506106"/>
    <w:rsid w:val="005078A8"/>
    <w:rsid w:val="00514AB2"/>
    <w:rsid w:val="00514EED"/>
    <w:rsid w:val="005210F7"/>
    <w:rsid w:val="005212C3"/>
    <w:rsid w:val="00532A6E"/>
    <w:rsid w:val="00533B41"/>
    <w:rsid w:val="00535820"/>
    <w:rsid w:val="0053642E"/>
    <w:rsid w:val="00543B3A"/>
    <w:rsid w:val="00543FB1"/>
    <w:rsid w:val="00547EE7"/>
    <w:rsid w:val="005518D8"/>
    <w:rsid w:val="005660CB"/>
    <w:rsid w:val="0057009D"/>
    <w:rsid w:val="00570C81"/>
    <w:rsid w:val="00572804"/>
    <w:rsid w:val="00573DD1"/>
    <w:rsid w:val="00575965"/>
    <w:rsid w:val="00580CF4"/>
    <w:rsid w:val="0058257D"/>
    <w:rsid w:val="00582A4B"/>
    <w:rsid w:val="0058570C"/>
    <w:rsid w:val="0058768E"/>
    <w:rsid w:val="00594BC5"/>
    <w:rsid w:val="00595609"/>
    <w:rsid w:val="00597AFD"/>
    <w:rsid w:val="005A1E7E"/>
    <w:rsid w:val="005A1EB7"/>
    <w:rsid w:val="005A2C65"/>
    <w:rsid w:val="005A5657"/>
    <w:rsid w:val="005A5E0D"/>
    <w:rsid w:val="005B4FE7"/>
    <w:rsid w:val="005D1C55"/>
    <w:rsid w:val="005D1E14"/>
    <w:rsid w:val="005D2B14"/>
    <w:rsid w:val="005E1168"/>
    <w:rsid w:val="005F09EB"/>
    <w:rsid w:val="005F325A"/>
    <w:rsid w:val="006012B2"/>
    <w:rsid w:val="006075F0"/>
    <w:rsid w:val="0061162C"/>
    <w:rsid w:val="006165DF"/>
    <w:rsid w:val="00617244"/>
    <w:rsid w:val="00617CAF"/>
    <w:rsid w:val="006229AF"/>
    <w:rsid w:val="00625767"/>
    <w:rsid w:val="0062773A"/>
    <w:rsid w:val="006301DC"/>
    <w:rsid w:val="00630413"/>
    <w:rsid w:val="0063256A"/>
    <w:rsid w:val="00637955"/>
    <w:rsid w:val="006406F0"/>
    <w:rsid w:val="006409C4"/>
    <w:rsid w:val="00643460"/>
    <w:rsid w:val="00651778"/>
    <w:rsid w:val="00651CB7"/>
    <w:rsid w:val="0065613F"/>
    <w:rsid w:val="0065717C"/>
    <w:rsid w:val="006611C3"/>
    <w:rsid w:val="0066240A"/>
    <w:rsid w:val="00662E82"/>
    <w:rsid w:val="0066462F"/>
    <w:rsid w:val="00664BB5"/>
    <w:rsid w:val="00664D94"/>
    <w:rsid w:val="0066531F"/>
    <w:rsid w:val="00671515"/>
    <w:rsid w:val="00672642"/>
    <w:rsid w:val="00676195"/>
    <w:rsid w:val="00684C79"/>
    <w:rsid w:val="00691176"/>
    <w:rsid w:val="00693D0C"/>
    <w:rsid w:val="006967B0"/>
    <w:rsid w:val="0069731A"/>
    <w:rsid w:val="006A2BEF"/>
    <w:rsid w:val="006A6421"/>
    <w:rsid w:val="006A79E2"/>
    <w:rsid w:val="006B0B38"/>
    <w:rsid w:val="006B3236"/>
    <w:rsid w:val="006B34F5"/>
    <w:rsid w:val="006B46EA"/>
    <w:rsid w:val="006C1E21"/>
    <w:rsid w:val="006C2C17"/>
    <w:rsid w:val="006C43D2"/>
    <w:rsid w:val="006E251C"/>
    <w:rsid w:val="006E6E9D"/>
    <w:rsid w:val="006F0E0B"/>
    <w:rsid w:val="006F4D8A"/>
    <w:rsid w:val="00706427"/>
    <w:rsid w:val="00710B57"/>
    <w:rsid w:val="0071375C"/>
    <w:rsid w:val="00713B1D"/>
    <w:rsid w:val="00714BAC"/>
    <w:rsid w:val="007164FE"/>
    <w:rsid w:val="007212B6"/>
    <w:rsid w:val="00723BD2"/>
    <w:rsid w:val="0072575F"/>
    <w:rsid w:val="00726280"/>
    <w:rsid w:val="007266D8"/>
    <w:rsid w:val="00737364"/>
    <w:rsid w:val="0073754E"/>
    <w:rsid w:val="00743F2E"/>
    <w:rsid w:val="0074430D"/>
    <w:rsid w:val="007514B9"/>
    <w:rsid w:val="00753CB2"/>
    <w:rsid w:val="00755A8A"/>
    <w:rsid w:val="00756861"/>
    <w:rsid w:val="00756FF3"/>
    <w:rsid w:val="007640D9"/>
    <w:rsid w:val="007700DC"/>
    <w:rsid w:val="00770CCB"/>
    <w:rsid w:val="007730B4"/>
    <w:rsid w:val="00774063"/>
    <w:rsid w:val="00776084"/>
    <w:rsid w:val="00782A1F"/>
    <w:rsid w:val="00785197"/>
    <w:rsid w:val="007856F8"/>
    <w:rsid w:val="00792265"/>
    <w:rsid w:val="00792D26"/>
    <w:rsid w:val="007A050C"/>
    <w:rsid w:val="007A2A9B"/>
    <w:rsid w:val="007A671F"/>
    <w:rsid w:val="007B0223"/>
    <w:rsid w:val="007B144C"/>
    <w:rsid w:val="007B2F9E"/>
    <w:rsid w:val="007B3A5F"/>
    <w:rsid w:val="007B3BC4"/>
    <w:rsid w:val="007B549C"/>
    <w:rsid w:val="007B57B5"/>
    <w:rsid w:val="007C3418"/>
    <w:rsid w:val="007C541D"/>
    <w:rsid w:val="007C620D"/>
    <w:rsid w:val="007C7D77"/>
    <w:rsid w:val="007D1F85"/>
    <w:rsid w:val="007D310C"/>
    <w:rsid w:val="007D6668"/>
    <w:rsid w:val="007D6C6E"/>
    <w:rsid w:val="007E010A"/>
    <w:rsid w:val="007E200C"/>
    <w:rsid w:val="007E24A5"/>
    <w:rsid w:val="007E359B"/>
    <w:rsid w:val="007E4B5E"/>
    <w:rsid w:val="007F0B9C"/>
    <w:rsid w:val="007F0E9F"/>
    <w:rsid w:val="007F5E86"/>
    <w:rsid w:val="00803CCE"/>
    <w:rsid w:val="00804CB9"/>
    <w:rsid w:val="00806C3B"/>
    <w:rsid w:val="00816456"/>
    <w:rsid w:val="00817E21"/>
    <w:rsid w:val="00827091"/>
    <w:rsid w:val="00830B60"/>
    <w:rsid w:val="00830C17"/>
    <w:rsid w:val="008370BB"/>
    <w:rsid w:val="008376BA"/>
    <w:rsid w:val="008376C1"/>
    <w:rsid w:val="00837C63"/>
    <w:rsid w:val="00845BD5"/>
    <w:rsid w:val="00851AE8"/>
    <w:rsid w:val="008535B3"/>
    <w:rsid w:val="00856152"/>
    <w:rsid w:val="00856EF9"/>
    <w:rsid w:val="00856F67"/>
    <w:rsid w:val="00857DDC"/>
    <w:rsid w:val="008615D6"/>
    <w:rsid w:val="0086356E"/>
    <w:rsid w:val="008663EC"/>
    <w:rsid w:val="00867A3E"/>
    <w:rsid w:val="00870B27"/>
    <w:rsid w:val="00871AC4"/>
    <w:rsid w:val="0087358F"/>
    <w:rsid w:val="008739FD"/>
    <w:rsid w:val="00874F64"/>
    <w:rsid w:val="00876654"/>
    <w:rsid w:val="00877846"/>
    <w:rsid w:val="008829F5"/>
    <w:rsid w:val="00884F7E"/>
    <w:rsid w:val="00887ED4"/>
    <w:rsid w:val="008946F5"/>
    <w:rsid w:val="00894904"/>
    <w:rsid w:val="0089505E"/>
    <w:rsid w:val="0089550D"/>
    <w:rsid w:val="008958F6"/>
    <w:rsid w:val="00896E5A"/>
    <w:rsid w:val="00897AEE"/>
    <w:rsid w:val="008A56DA"/>
    <w:rsid w:val="008A5B7E"/>
    <w:rsid w:val="008A6B5D"/>
    <w:rsid w:val="008B3911"/>
    <w:rsid w:val="008B3BB1"/>
    <w:rsid w:val="008B53B5"/>
    <w:rsid w:val="008C0EBD"/>
    <w:rsid w:val="008C1148"/>
    <w:rsid w:val="008C199B"/>
    <w:rsid w:val="008C1AB9"/>
    <w:rsid w:val="008C306E"/>
    <w:rsid w:val="008C38FF"/>
    <w:rsid w:val="008C488C"/>
    <w:rsid w:val="008C6CD2"/>
    <w:rsid w:val="008D2D93"/>
    <w:rsid w:val="008D31A9"/>
    <w:rsid w:val="008D3361"/>
    <w:rsid w:val="008D3B64"/>
    <w:rsid w:val="008D62CA"/>
    <w:rsid w:val="008E0EA4"/>
    <w:rsid w:val="008E22E1"/>
    <w:rsid w:val="008E2F11"/>
    <w:rsid w:val="008E551A"/>
    <w:rsid w:val="008F3EA2"/>
    <w:rsid w:val="008F7E76"/>
    <w:rsid w:val="00900149"/>
    <w:rsid w:val="0090331E"/>
    <w:rsid w:val="00903D51"/>
    <w:rsid w:val="009051F0"/>
    <w:rsid w:val="00911CFA"/>
    <w:rsid w:val="009135C2"/>
    <w:rsid w:val="00916A6B"/>
    <w:rsid w:val="00920A23"/>
    <w:rsid w:val="009242D3"/>
    <w:rsid w:val="00931902"/>
    <w:rsid w:val="009331EA"/>
    <w:rsid w:val="00940359"/>
    <w:rsid w:val="0094338E"/>
    <w:rsid w:val="00943BBC"/>
    <w:rsid w:val="0094723D"/>
    <w:rsid w:val="00952F4B"/>
    <w:rsid w:val="00953855"/>
    <w:rsid w:val="00954427"/>
    <w:rsid w:val="0096218E"/>
    <w:rsid w:val="009643A5"/>
    <w:rsid w:val="00964744"/>
    <w:rsid w:val="009705BF"/>
    <w:rsid w:val="00970F75"/>
    <w:rsid w:val="009748C7"/>
    <w:rsid w:val="00975C83"/>
    <w:rsid w:val="00980438"/>
    <w:rsid w:val="009806BF"/>
    <w:rsid w:val="00982618"/>
    <w:rsid w:val="009917A3"/>
    <w:rsid w:val="009929DC"/>
    <w:rsid w:val="009A1763"/>
    <w:rsid w:val="009B06AA"/>
    <w:rsid w:val="009B450B"/>
    <w:rsid w:val="009C2A93"/>
    <w:rsid w:val="009C2DA4"/>
    <w:rsid w:val="009D2BF2"/>
    <w:rsid w:val="009D3382"/>
    <w:rsid w:val="009D40C6"/>
    <w:rsid w:val="009E0CFD"/>
    <w:rsid w:val="009F2B66"/>
    <w:rsid w:val="009F4121"/>
    <w:rsid w:val="00A01717"/>
    <w:rsid w:val="00A0764B"/>
    <w:rsid w:val="00A078FF"/>
    <w:rsid w:val="00A1148C"/>
    <w:rsid w:val="00A14E3E"/>
    <w:rsid w:val="00A24B87"/>
    <w:rsid w:val="00A266D1"/>
    <w:rsid w:val="00A267E1"/>
    <w:rsid w:val="00A27D8C"/>
    <w:rsid w:val="00A331B7"/>
    <w:rsid w:val="00A344E7"/>
    <w:rsid w:val="00A361DF"/>
    <w:rsid w:val="00A3665B"/>
    <w:rsid w:val="00A44922"/>
    <w:rsid w:val="00A47EB8"/>
    <w:rsid w:val="00A5327D"/>
    <w:rsid w:val="00A5425A"/>
    <w:rsid w:val="00A57759"/>
    <w:rsid w:val="00A57A78"/>
    <w:rsid w:val="00A6025E"/>
    <w:rsid w:val="00A63C10"/>
    <w:rsid w:val="00A7044A"/>
    <w:rsid w:val="00A71D48"/>
    <w:rsid w:val="00A744FA"/>
    <w:rsid w:val="00A777C5"/>
    <w:rsid w:val="00A77A1A"/>
    <w:rsid w:val="00A77B43"/>
    <w:rsid w:val="00A802EA"/>
    <w:rsid w:val="00A82C33"/>
    <w:rsid w:val="00A87F85"/>
    <w:rsid w:val="00A94D71"/>
    <w:rsid w:val="00AA211B"/>
    <w:rsid w:val="00AA5121"/>
    <w:rsid w:val="00AB3579"/>
    <w:rsid w:val="00AB4656"/>
    <w:rsid w:val="00AB46F9"/>
    <w:rsid w:val="00AB4D04"/>
    <w:rsid w:val="00AC017D"/>
    <w:rsid w:val="00AC07BE"/>
    <w:rsid w:val="00AC3157"/>
    <w:rsid w:val="00AC700A"/>
    <w:rsid w:val="00AD1E6D"/>
    <w:rsid w:val="00AD654B"/>
    <w:rsid w:val="00AD6DAB"/>
    <w:rsid w:val="00AD7365"/>
    <w:rsid w:val="00AE0CBB"/>
    <w:rsid w:val="00AE6BFB"/>
    <w:rsid w:val="00AF1329"/>
    <w:rsid w:val="00B002A9"/>
    <w:rsid w:val="00B01151"/>
    <w:rsid w:val="00B05208"/>
    <w:rsid w:val="00B05E99"/>
    <w:rsid w:val="00B10D5A"/>
    <w:rsid w:val="00B11831"/>
    <w:rsid w:val="00B1350F"/>
    <w:rsid w:val="00B144F4"/>
    <w:rsid w:val="00B149B9"/>
    <w:rsid w:val="00B14E16"/>
    <w:rsid w:val="00B161D2"/>
    <w:rsid w:val="00B30B61"/>
    <w:rsid w:val="00B30C87"/>
    <w:rsid w:val="00B36911"/>
    <w:rsid w:val="00B44A6A"/>
    <w:rsid w:val="00B467A2"/>
    <w:rsid w:val="00B46A11"/>
    <w:rsid w:val="00B47C7F"/>
    <w:rsid w:val="00B5123C"/>
    <w:rsid w:val="00B54DE8"/>
    <w:rsid w:val="00B62273"/>
    <w:rsid w:val="00B70BFC"/>
    <w:rsid w:val="00B74171"/>
    <w:rsid w:val="00B7526D"/>
    <w:rsid w:val="00B763F7"/>
    <w:rsid w:val="00B770DB"/>
    <w:rsid w:val="00B82736"/>
    <w:rsid w:val="00B82A5F"/>
    <w:rsid w:val="00B83B03"/>
    <w:rsid w:val="00B90455"/>
    <w:rsid w:val="00B910D8"/>
    <w:rsid w:val="00B92F54"/>
    <w:rsid w:val="00B94ECF"/>
    <w:rsid w:val="00B960A0"/>
    <w:rsid w:val="00B97369"/>
    <w:rsid w:val="00BA5981"/>
    <w:rsid w:val="00BA6D34"/>
    <w:rsid w:val="00BB2343"/>
    <w:rsid w:val="00BB6D9A"/>
    <w:rsid w:val="00BB75CC"/>
    <w:rsid w:val="00BB7950"/>
    <w:rsid w:val="00BC1CC9"/>
    <w:rsid w:val="00BC3D8A"/>
    <w:rsid w:val="00BC6587"/>
    <w:rsid w:val="00BD487E"/>
    <w:rsid w:val="00BE0423"/>
    <w:rsid w:val="00BE28D9"/>
    <w:rsid w:val="00BE56C7"/>
    <w:rsid w:val="00BE6B32"/>
    <w:rsid w:val="00BF0367"/>
    <w:rsid w:val="00BF39DB"/>
    <w:rsid w:val="00BF4EB2"/>
    <w:rsid w:val="00BF666A"/>
    <w:rsid w:val="00C02555"/>
    <w:rsid w:val="00C04E23"/>
    <w:rsid w:val="00C060AA"/>
    <w:rsid w:val="00C10293"/>
    <w:rsid w:val="00C12BEB"/>
    <w:rsid w:val="00C14459"/>
    <w:rsid w:val="00C14632"/>
    <w:rsid w:val="00C151EF"/>
    <w:rsid w:val="00C154EE"/>
    <w:rsid w:val="00C20199"/>
    <w:rsid w:val="00C20436"/>
    <w:rsid w:val="00C27234"/>
    <w:rsid w:val="00C4139B"/>
    <w:rsid w:val="00C41EF8"/>
    <w:rsid w:val="00C421CB"/>
    <w:rsid w:val="00C429FD"/>
    <w:rsid w:val="00C50009"/>
    <w:rsid w:val="00C54EB9"/>
    <w:rsid w:val="00C578B0"/>
    <w:rsid w:val="00C61C4F"/>
    <w:rsid w:val="00C63678"/>
    <w:rsid w:val="00C671F4"/>
    <w:rsid w:val="00C76367"/>
    <w:rsid w:val="00C82DC4"/>
    <w:rsid w:val="00C831C5"/>
    <w:rsid w:val="00C843BE"/>
    <w:rsid w:val="00C92224"/>
    <w:rsid w:val="00C94A40"/>
    <w:rsid w:val="00CA404A"/>
    <w:rsid w:val="00CA414D"/>
    <w:rsid w:val="00CA482C"/>
    <w:rsid w:val="00CB475F"/>
    <w:rsid w:val="00CB76AD"/>
    <w:rsid w:val="00CC0986"/>
    <w:rsid w:val="00CC11F2"/>
    <w:rsid w:val="00CC38E2"/>
    <w:rsid w:val="00CC77A1"/>
    <w:rsid w:val="00CD3FE4"/>
    <w:rsid w:val="00CE17FD"/>
    <w:rsid w:val="00CE23AD"/>
    <w:rsid w:val="00CE5136"/>
    <w:rsid w:val="00CE76AD"/>
    <w:rsid w:val="00CF5415"/>
    <w:rsid w:val="00CF6356"/>
    <w:rsid w:val="00CF643A"/>
    <w:rsid w:val="00D0245E"/>
    <w:rsid w:val="00D04492"/>
    <w:rsid w:val="00D044AA"/>
    <w:rsid w:val="00D0502F"/>
    <w:rsid w:val="00D056A5"/>
    <w:rsid w:val="00D06234"/>
    <w:rsid w:val="00D06287"/>
    <w:rsid w:val="00D07E17"/>
    <w:rsid w:val="00D101A5"/>
    <w:rsid w:val="00D121F6"/>
    <w:rsid w:val="00D157C4"/>
    <w:rsid w:val="00D20C5D"/>
    <w:rsid w:val="00D21994"/>
    <w:rsid w:val="00D22864"/>
    <w:rsid w:val="00D25F8F"/>
    <w:rsid w:val="00D2648F"/>
    <w:rsid w:val="00D31346"/>
    <w:rsid w:val="00D316E3"/>
    <w:rsid w:val="00D3176B"/>
    <w:rsid w:val="00D378C0"/>
    <w:rsid w:val="00D40C66"/>
    <w:rsid w:val="00D42207"/>
    <w:rsid w:val="00D42992"/>
    <w:rsid w:val="00D43ECA"/>
    <w:rsid w:val="00D440AD"/>
    <w:rsid w:val="00D45107"/>
    <w:rsid w:val="00D47685"/>
    <w:rsid w:val="00D47829"/>
    <w:rsid w:val="00D47BF2"/>
    <w:rsid w:val="00D5187F"/>
    <w:rsid w:val="00D52035"/>
    <w:rsid w:val="00D52AF1"/>
    <w:rsid w:val="00D54AB1"/>
    <w:rsid w:val="00D55137"/>
    <w:rsid w:val="00D6107A"/>
    <w:rsid w:val="00D662D6"/>
    <w:rsid w:val="00D67222"/>
    <w:rsid w:val="00D67574"/>
    <w:rsid w:val="00D67947"/>
    <w:rsid w:val="00D72CAD"/>
    <w:rsid w:val="00D74828"/>
    <w:rsid w:val="00D807D5"/>
    <w:rsid w:val="00D80E63"/>
    <w:rsid w:val="00D80F64"/>
    <w:rsid w:val="00D812C7"/>
    <w:rsid w:val="00D823FE"/>
    <w:rsid w:val="00D84A5A"/>
    <w:rsid w:val="00D85E80"/>
    <w:rsid w:val="00D9154E"/>
    <w:rsid w:val="00D9446E"/>
    <w:rsid w:val="00D94B4F"/>
    <w:rsid w:val="00D97AA6"/>
    <w:rsid w:val="00DA3E0A"/>
    <w:rsid w:val="00DA3F02"/>
    <w:rsid w:val="00DB0508"/>
    <w:rsid w:val="00DB2823"/>
    <w:rsid w:val="00DB28FA"/>
    <w:rsid w:val="00DB4905"/>
    <w:rsid w:val="00DB59C2"/>
    <w:rsid w:val="00DB6543"/>
    <w:rsid w:val="00DC11AB"/>
    <w:rsid w:val="00DC2D50"/>
    <w:rsid w:val="00DC3EFD"/>
    <w:rsid w:val="00DC4843"/>
    <w:rsid w:val="00DD0EE9"/>
    <w:rsid w:val="00DD1043"/>
    <w:rsid w:val="00DD4770"/>
    <w:rsid w:val="00DD5000"/>
    <w:rsid w:val="00DD78F6"/>
    <w:rsid w:val="00DE0944"/>
    <w:rsid w:val="00DE11B1"/>
    <w:rsid w:val="00DE3A89"/>
    <w:rsid w:val="00DE3C9E"/>
    <w:rsid w:val="00DE4536"/>
    <w:rsid w:val="00DE47C6"/>
    <w:rsid w:val="00DF0C8A"/>
    <w:rsid w:val="00DF243E"/>
    <w:rsid w:val="00DF27A6"/>
    <w:rsid w:val="00DF3783"/>
    <w:rsid w:val="00DF61C9"/>
    <w:rsid w:val="00E02A67"/>
    <w:rsid w:val="00E04685"/>
    <w:rsid w:val="00E117B7"/>
    <w:rsid w:val="00E11B6E"/>
    <w:rsid w:val="00E12ED1"/>
    <w:rsid w:val="00E12FE8"/>
    <w:rsid w:val="00E15F63"/>
    <w:rsid w:val="00E174A0"/>
    <w:rsid w:val="00E2602E"/>
    <w:rsid w:val="00E30CC2"/>
    <w:rsid w:val="00E323BD"/>
    <w:rsid w:val="00E3378D"/>
    <w:rsid w:val="00E33BE3"/>
    <w:rsid w:val="00E34A04"/>
    <w:rsid w:val="00E3755D"/>
    <w:rsid w:val="00E3772E"/>
    <w:rsid w:val="00E44DD2"/>
    <w:rsid w:val="00E46596"/>
    <w:rsid w:val="00E50BEC"/>
    <w:rsid w:val="00E5297E"/>
    <w:rsid w:val="00E550FF"/>
    <w:rsid w:val="00E55131"/>
    <w:rsid w:val="00E636F2"/>
    <w:rsid w:val="00E641BD"/>
    <w:rsid w:val="00E66B15"/>
    <w:rsid w:val="00E67CE4"/>
    <w:rsid w:val="00E71688"/>
    <w:rsid w:val="00E74CF3"/>
    <w:rsid w:val="00E831EA"/>
    <w:rsid w:val="00E86497"/>
    <w:rsid w:val="00E86DCC"/>
    <w:rsid w:val="00E9017A"/>
    <w:rsid w:val="00E925C2"/>
    <w:rsid w:val="00E942BF"/>
    <w:rsid w:val="00E96F8F"/>
    <w:rsid w:val="00EA0BD9"/>
    <w:rsid w:val="00EA5350"/>
    <w:rsid w:val="00EA6C10"/>
    <w:rsid w:val="00EB20F0"/>
    <w:rsid w:val="00EB4152"/>
    <w:rsid w:val="00EB4905"/>
    <w:rsid w:val="00EB4EC6"/>
    <w:rsid w:val="00EC2325"/>
    <w:rsid w:val="00ED3035"/>
    <w:rsid w:val="00ED4F70"/>
    <w:rsid w:val="00ED55AC"/>
    <w:rsid w:val="00ED7E72"/>
    <w:rsid w:val="00ED7FB5"/>
    <w:rsid w:val="00EE3D38"/>
    <w:rsid w:val="00EF1460"/>
    <w:rsid w:val="00EF1AC5"/>
    <w:rsid w:val="00EF2478"/>
    <w:rsid w:val="00EF258D"/>
    <w:rsid w:val="00F02B94"/>
    <w:rsid w:val="00F04D5D"/>
    <w:rsid w:val="00F04DB7"/>
    <w:rsid w:val="00F051CC"/>
    <w:rsid w:val="00F06FD6"/>
    <w:rsid w:val="00F13AA2"/>
    <w:rsid w:val="00F144FA"/>
    <w:rsid w:val="00F2412F"/>
    <w:rsid w:val="00F24387"/>
    <w:rsid w:val="00F24E50"/>
    <w:rsid w:val="00F368E3"/>
    <w:rsid w:val="00F36C9B"/>
    <w:rsid w:val="00F40BF3"/>
    <w:rsid w:val="00F473A2"/>
    <w:rsid w:val="00F5260C"/>
    <w:rsid w:val="00F61D95"/>
    <w:rsid w:val="00F66BEB"/>
    <w:rsid w:val="00F8098F"/>
    <w:rsid w:val="00F82DA2"/>
    <w:rsid w:val="00F83154"/>
    <w:rsid w:val="00F849A6"/>
    <w:rsid w:val="00F85790"/>
    <w:rsid w:val="00F92D61"/>
    <w:rsid w:val="00F94C3F"/>
    <w:rsid w:val="00F96C9D"/>
    <w:rsid w:val="00FA0183"/>
    <w:rsid w:val="00FA1FDA"/>
    <w:rsid w:val="00FA35D7"/>
    <w:rsid w:val="00FA6F85"/>
    <w:rsid w:val="00FB26C6"/>
    <w:rsid w:val="00FC14FA"/>
    <w:rsid w:val="00FC4E50"/>
    <w:rsid w:val="00FC601B"/>
    <w:rsid w:val="00FC7882"/>
    <w:rsid w:val="00FD0C74"/>
    <w:rsid w:val="00FD0C82"/>
    <w:rsid w:val="00FD4DF2"/>
    <w:rsid w:val="00FD5BB7"/>
    <w:rsid w:val="00FE1291"/>
    <w:rsid w:val="00FE5191"/>
    <w:rsid w:val="00FE5222"/>
    <w:rsid w:val="00FE72CA"/>
    <w:rsid w:val="00FF2F17"/>
    <w:rsid w:val="00FF334C"/>
    <w:rsid w:val="00FF639A"/>
    <w:rsid w:val="00FF6603"/>
    <w:rsid w:val="00FF671F"/>
    <w:rsid w:val="00FF785F"/>
    <w:rsid w:val="00FF7F3E"/>
    <w:rsid w:val="01F32FA6"/>
    <w:rsid w:val="28CCAFC9"/>
    <w:rsid w:val="3BF79654"/>
    <w:rsid w:val="4251D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85BDD"/>
  <w15:chartTrackingRefBased/>
  <w15:docId w15:val="{B223D7DC-756C-4CC7-9B3A-FA8FF681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93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3D"/>
  </w:style>
  <w:style w:type="paragraph" w:styleId="Footer">
    <w:name w:val="footer"/>
    <w:basedOn w:val="Normal"/>
    <w:link w:val="Foot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3D"/>
  </w:style>
  <w:style w:type="table" w:styleId="TableGrid">
    <w:name w:val="Table Grid"/>
    <w:basedOn w:val="TableNormal"/>
    <w:rsid w:val="00355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5593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55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93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33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1EA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6BF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4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5717C"/>
    <w:pPr>
      <w:spacing w:after="0" w:line="240" w:lineRule="auto"/>
    </w:pPr>
  </w:style>
  <w:style w:type="paragraph" w:styleId="NoSpacing">
    <w:name w:val="No Spacing"/>
    <w:uiPriority w:val="1"/>
    <w:qFormat/>
    <w:rsid w:val="00BA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11B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7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42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7E49C5C3698448AD3C542B7EC51D32" ma:contentTypeVersion="20" ma:contentTypeDescription="Create a new document." ma:contentTypeScope="" ma:versionID="e693b33844079cd95a483992c12133f9">
  <xsd:schema xmlns:xsd="http://www.w3.org/2001/XMLSchema" xmlns:xs="http://www.w3.org/2001/XMLSchema" xmlns:p="http://schemas.microsoft.com/office/2006/metadata/properties" xmlns:ns2="3c3347e7-d0d8-4295-b5a3-7ff5ee74f514" xmlns:ns3="9fbe0417-7da3-4d5e-b499-255d496a11d6" targetNamespace="http://schemas.microsoft.com/office/2006/metadata/properties" ma:root="true" ma:fieldsID="2e455214c4c8837d3ae9b89fcfad590b" ns2:_="" ns3:_="">
    <xsd:import namespace="3c3347e7-d0d8-4295-b5a3-7ff5ee74f514"/>
    <xsd:import namespace="9fbe0417-7da3-4d5e-b499-255d496a11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Approvals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347e7-d0d8-4295-b5a3-7ff5ee74f5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4" nillable="true" ma:displayName="Approval status" ma:internalName="_ApprovalStatus" ma:readOnly="true">
      <xsd:simpleType>
        <xsd:restriction base="dms:Unknown"/>
      </xsd:simpleType>
    </xsd:element>
    <xsd:element name="_Flow_SignoffStatus" ma:index="15" nillable="true" ma:displayName="Sign-off status" ma:internalName="_x0024_Resources_x003a_core_x002c_Signoff_Status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fd806c9-6bdb-4348-ad59-999286319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Approvals" ma:index="24" nillable="true" ma:displayName="Approvals" ma:format="Dropdown" ma:internalName="Approval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pproved"/>
                    <xsd:enumeration value="In progress"/>
                    <xsd:enumeration value="Choice 3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e0417-7da3-4d5e-b499-255d496a11d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c4f9edb-82b3-4159-a94c-2321e739f5d4}" ma:internalName="TaxCatchAll" ma:showField="CatchAllData" ma:web="9fbe0417-7da3-4d5e-b499-255d496a1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3c3347e7-d0d8-4295-b5a3-7ff5ee74f514">
      <UserInfo>
        <DisplayName/>
        <AccountId xsi:nil="true"/>
        <AccountType/>
      </UserInfo>
    </_ApprovalAssignedTo>
    <_ApprovalSentBy xmlns="3c3347e7-d0d8-4295-b5a3-7ff5ee74f514">
      <UserInfo>
        <DisplayName/>
        <AccountId xsi:nil="true"/>
        <AccountType/>
      </UserInfo>
    </_ApprovalSentBy>
    <_ApprovalRespondedBy xmlns="3c3347e7-d0d8-4295-b5a3-7ff5ee74f514">
      <UserInfo>
        <DisplayName/>
        <AccountId xsi:nil="true"/>
        <AccountType/>
      </UserInfo>
    </_ApprovalRespondedBy>
    <_ApprovalStatus xmlns="3c3347e7-d0d8-4295-b5a3-7ff5ee74f514">0</_ApprovalStatus>
    <_Flow_SignoffStatus xmlns="3c3347e7-d0d8-4295-b5a3-7ff5ee74f514" xsi:nil="true"/>
    <lcf76f155ced4ddcb4097134ff3c332f xmlns="3c3347e7-d0d8-4295-b5a3-7ff5ee74f514">
      <Terms xmlns="http://schemas.microsoft.com/office/infopath/2007/PartnerControls"/>
    </lcf76f155ced4ddcb4097134ff3c332f>
    <TaxCatchAll xmlns="9fbe0417-7da3-4d5e-b499-255d496a11d6" xsi:nil="true"/>
    <Approvals xmlns="3c3347e7-d0d8-4295-b5a3-7ff5ee74f51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68C908-290D-4B5B-9E72-EB40F96B7AD2}"/>
</file>

<file path=customXml/itemProps2.xml><?xml version="1.0" encoding="utf-8"?>
<ds:datastoreItem xmlns:ds="http://schemas.openxmlformats.org/officeDocument/2006/customXml" ds:itemID="{9E9AB839-E3EA-4299-809D-8CA05A5A4C25}">
  <ds:schemaRefs>
    <ds:schemaRef ds:uri="http://schemas.microsoft.com/office/2006/metadata/properties"/>
    <ds:schemaRef ds:uri="http://schemas.microsoft.com/office/infopath/2007/PartnerControls"/>
    <ds:schemaRef ds:uri="3c3347e7-d0d8-4295-b5a3-7ff5ee74f514"/>
    <ds:schemaRef ds:uri="9fbe0417-7da3-4d5e-b499-255d496a11d6"/>
  </ds:schemaRefs>
</ds:datastoreItem>
</file>

<file path=customXml/itemProps3.xml><?xml version="1.0" encoding="utf-8"?>
<ds:datastoreItem xmlns:ds="http://schemas.openxmlformats.org/officeDocument/2006/customXml" ds:itemID="{65525AF2-BD2E-42C0-8D53-43AD7AF4B0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Shahid</dc:creator>
  <cp:keywords/>
  <dc:description/>
  <cp:lastModifiedBy>Saima Naveed</cp:lastModifiedBy>
  <cp:revision>16</cp:revision>
  <cp:lastPrinted>2025-09-11T08:08:00Z</cp:lastPrinted>
  <dcterms:created xsi:type="dcterms:W3CDTF">2026-04-08T18:27:00Z</dcterms:created>
  <dcterms:modified xsi:type="dcterms:W3CDTF">2026-04-15T15:28:00Z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0x0101006E7E49C5C3698448AD3C542B7EC51D32</vt:lpwstr>
  </property>
  <property fmtid="{D5CDD505-2E9C-101B-9397-08002B2CF9AE}" pid="3" name="MediaServiceImageTags">
    <vt:lpwstr/>
  </property>
  <property fmtid="{D5CDD505-2E9C-101B-9397-08002B2CF9AE}" pid="4" name="GrammarlyDocumentId">
    <vt:lpwstr>f200aefd-d0e3-434a-b0b3-07a14245deda</vt:lpwstr>
  </property>
</Properties>
</file>