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7042" w14:textId="572873F3" w:rsidR="009E0CFD" w:rsidRPr="00756FF3" w:rsidRDefault="009E0CFD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756FF3">
        <w:rPr>
          <w:rFonts w:eastAsia="Times New Roman" w:cstheme="minorHAnsi"/>
          <w:b/>
          <w:bCs/>
        </w:rPr>
        <w:t>Governance Charter</w:t>
      </w:r>
    </w:p>
    <w:p w14:paraId="5FE2D23A" w14:textId="77777777" w:rsidR="00A57A78" w:rsidRPr="00756FF3" w:rsidRDefault="009E0CFD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9E0CFD">
        <w:rPr>
          <w:rFonts w:eastAsia="Times New Roman" w:cstheme="minorHAnsi"/>
          <w:b/>
          <w:bCs/>
        </w:rPr>
        <w:t>Policy Statement</w:t>
      </w:r>
    </w:p>
    <w:p w14:paraId="273EF303" w14:textId="74972003" w:rsidR="00A57A78" w:rsidRPr="00756FF3" w:rsidRDefault="009E0CFD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commentRangeStart w:id="1"/>
      <w:commentRangeStart w:id="2"/>
      <w:commentRangeStart w:id="3"/>
      <w:r w:rsidRPr="00756FF3">
        <w:rPr>
          <w:rFonts w:eastAsia="Times New Roman" w:cstheme="minorHAnsi"/>
        </w:rPr>
        <w:t>Pakistan Cables L</w:t>
      </w:r>
      <w:r w:rsidR="00E942BF">
        <w:rPr>
          <w:rFonts w:eastAsia="Times New Roman" w:cstheme="minorHAnsi"/>
        </w:rPr>
        <w:t>td.</w:t>
      </w:r>
      <w:r w:rsidRPr="00756FF3">
        <w:rPr>
          <w:rFonts w:eastAsia="Times New Roman" w:cstheme="minorHAnsi"/>
        </w:rPr>
        <w:t xml:space="preserve"> (PCL</w:t>
      </w:r>
      <w:r w:rsidR="00E942BF">
        <w:rPr>
          <w:rFonts w:eastAsia="Times New Roman" w:cstheme="minorHAnsi"/>
        </w:rPr>
        <w:t xml:space="preserve"> or the Company</w:t>
      </w:r>
      <w:r w:rsidRPr="00756FF3">
        <w:rPr>
          <w:rFonts w:eastAsia="Times New Roman" w:cstheme="minorHAnsi"/>
        </w:rPr>
        <w:t>) shall operate a centralized IT and cybersecurity governance framework aligned with NIST Cybersecurity Framework (CSF 2.0) and ISO/IEC 27001:2022.</w:t>
      </w:r>
      <w:commentRangeEnd w:id="1"/>
      <w:r w:rsidR="0027371B">
        <w:rPr>
          <w:rStyle w:val="CommentReference"/>
          <w:rFonts w:eastAsia="Times New Roman" w:cstheme="minorHAnsi"/>
          <w:sz w:val="22"/>
          <w:szCs w:val="22"/>
        </w:rPr>
        <w:commentReference w:id="1"/>
      </w:r>
      <w:commentRangeEnd w:id="2"/>
      <w:r w:rsidR="00BE28D9">
        <w:rPr>
          <w:rStyle w:val="CommentReference"/>
          <w:rFonts w:eastAsia="Times New Roman" w:cstheme="minorHAnsi"/>
          <w:sz w:val="22"/>
          <w:szCs w:val="22"/>
        </w:rPr>
        <w:commentReference w:id="2"/>
      </w:r>
      <w:commentRangeEnd w:id="3"/>
      <w:r w:rsidR="00BE28D9">
        <w:rPr>
          <w:rStyle w:val="CommentReference"/>
          <w:rFonts w:eastAsia="Times New Roman" w:cstheme="minorHAnsi"/>
          <w:sz w:val="22"/>
          <w:szCs w:val="22"/>
        </w:rPr>
        <w:commentReference w:id="3"/>
      </w:r>
      <w:ins w:id="4" w:author="Mariam Durrani" w:date="2026-03-05T14:11:00Z" w16du:dateUtc="2026-03-05T09:11:00Z">
        <w:r w:rsidR="0027371B">
          <w:rPr>
            <w:rFonts w:eastAsia="Times New Roman" w:cstheme="minorHAnsi"/>
          </w:rPr>
          <w:t xml:space="preserve"> </w:t>
        </w:r>
      </w:ins>
    </w:p>
    <w:p w14:paraId="57ED9D66" w14:textId="780B95A1" w:rsidR="0027371B" w:rsidRDefault="00A266D1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framework </w:t>
      </w:r>
      <w:r w:rsidR="0027371B" w:rsidRPr="0027371B">
        <w:rPr>
          <w:rFonts w:eastAsia="Times New Roman" w:cstheme="minorHAnsi"/>
        </w:rPr>
        <w:t xml:space="preserve">shall serve as the primary mechanism for </w:t>
      </w:r>
      <w:r w:rsidR="0027371B" w:rsidRPr="0027371B">
        <w:rPr>
          <w:rFonts w:eastAsia="Times New Roman" w:cstheme="minorHAnsi"/>
          <w:b/>
          <w:bCs/>
        </w:rPr>
        <w:t>proactive risk identification</w:t>
      </w:r>
      <w:r w:rsidR="0027371B" w:rsidRPr="0027371B">
        <w:rPr>
          <w:rFonts w:eastAsia="Times New Roman" w:cstheme="minorHAnsi"/>
        </w:rPr>
        <w:t xml:space="preserve"> and </w:t>
      </w:r>
      <w:r w:rsidR="0027371B" w:rsidRPr="0027371B">
        <w:rPr>
          <w:rFonts w:eastAsia="Times New Roman" w:cstheme="minorHAnsi"/>
          <w:b/>
          <w:bCs/>
        </w:rPr>
        <w:t>threat mitigation</w:t>
      </w:r>
      <w:r w:rsidR="0027371B" w:rsidRPr="0027371B">
        <w:rPr>
          <w:rFonts w:eastAsia="Times New Roman" w:cstheme="minorHAnsi"/>
        </w:rPr>
        <w:t xml:space="preserve">. </w:t>
      </w:r>
    </w:p>
    <w:p w14:paraId="33EAD53F" w14:textId="0D4009DB" w:rsidR="009E0CFD" w:rsidRPr="009E0CFD" w:rsidRDefault="009E0CFD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E0CFD">
        <w:rPr>
          <w:rFonts w:eastAsia="Times New Roman" w:cstheme="minorHAnsi"/>
        </w:rPr>
        <w:t>All digital assets, systems, cloud platforms, AI tools, and technology services shall originate, operate, and be maintained under</w:t>
      </w:r>
      <w:r w:rsidR="00E942BF">
        <w:rPr>
          <w:rFonts w:eastAsia="Times New Roman" w:cstheme="minorHAnsi"/>
        </w:rPr>
        <w:t xml:space="preserve"> the</w:t>
      </w:r>
      <w:r w:rsidRPr="009E0CFD">
        <w:rPr>
          <w:rFonts w:eastAsia="Times New Roman" w:cstheme="minorHAnsi"/>
        </w:rPr>
        <w:t xml:space="preserve"> IT governance authority.</w:t>
      </w:r>
      <w:r w:rsidR="00A266D1">
        <w:rPr>
          <w:rFonts w:eastAsia="Times New Roman" w:cstheme="minorHAnsi"/>
        </w:rPr>
        <w:t xml:space="preserve"> </w:t>
      </w:r>
      <w:r w:rsidR="00A266D1" w:rsidRPr="0027371B">
        <w:rPr>
          <w:rFonts w:eastAsia="Times New Roman" w:cstheme="minorHAnsi"/>
        </w:rPr>
        <w:t>All technology initiatives must undergo a documented risk assessment</w:t>
      </w:r>
      <w:r w:rsidR="00A266D1">
        <w:rPr>
          <w:rFonts w:eastAsia="Times New Roman" w:cstheme="minorHAnsi"/>
        </w:rPr>
        <w:t xml:space="preserve"> and centralised procurement</w:t>
      </w:r>
      <w:r w:rsidR="00BE28D9">
        <w:rPr>
          <w:rFonts w:eastAsia="Times New Roman" w:cstheme="minorHAnsi"/>
        </w:rPr>
        <w:t>,</w:t>
      </w:r>
      <w:r w:rsidR="00A266D1">
        <w:rPr>
          <w:rFonts w:eastAsia="Times New Roman" w:cstheme="minorHAnsi"/>
        </w:rPr>
        <w:t xml:space="preserve"> </w:t>
      </w:r>
      <w:r w:rsidR="00BE28D9">
        <w:rPr>
          <w:rFonts w:eastAsia="Times New Roman" w:cstheme="minorHAnsi"/>
        </w:rPr>
        <w:t>as per IT Software and Hardware procurement policy.</w:t>
      </w:r>
    </w:p>
    <w:p w14:paraId="7A174E09" w14:textId="3E9D8684" w:rsidR="004160C0" w:rsidRPr="00756FF3" w:rsidRDefault="006165DF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6165DF">
        <w:rPr>
          <w:rFonts w:eastAsia="Times New Roman" w:cstheme="minorHAnsi"/>
          <w:b/>
          <w:bCs/>
        </w:rPr>
        <w:t>Governance Structure</w:t>
      </w:r>
      <w:ins w:id="5" w:author="Mariam Durrani" w:date="2026-03-05T14:14:00Z" w16du:dateUtc="2026-03-05T09:14:00Z">
        <w:r w:rsidR="00A266D1">
          <w:rPr>
            <w:rFonts w:eastAsia="Times New Roman" w:cstheme="minorHAnsi"/>
            <w:b/>
            <w:bCs/>
          </w:rPr>
          <w:t xml:space="preserve"> </w:t>
        </w:r>
        <w:del w:id="6" w:author="Saima Naveed" w:date="2026-04-16T10:18:00Z" w16du:dateUtc="2026-04-16T05:18:00Z">
          <w:r w:rsidR="00A266D1" w:rsidDel="006E0850">
            <w:rPr>
              <w:rFonts w:eastAsia="Times New Roman" w:cstheme="minorHAnsi"/>
              <w:b/>
              <w:bCs/>
            </w:rPr>
            <w:delText xml:space="preserve">[it would be a good practice to include a RACI matrix </w:delText>
          </w:r>
        </w:del>
      </w:ins>
      <w:ins w:id="7" w:author="Mariam Durrani" w:date="2026-03-05T14:15:00Z" w16du:dateUtc="2026-03-05T09:15:00Z">
        <w:del w:id="8" w:author="Saima Naveed" w:date="2026-04-16T10:18:00Z" w16du:dateUtc="2026-04-16T05:18:00Z">
          <w:r w:rsidR="00A266D1" w:rsidDel="006E0850">
            <w:rPr>
              <w:rFonts w:eastAsia="Times New Roman" w:cstheme="minorHAnsi"/>
              <w:b/>
              <w:bCs/>
            </w:rPr>
            <w:delText xml:space="preserve">within the </w:delText>
          </w:r>
          <w:commentRangeStart w:id="9"/>
          <w:r w:rsidR="00A266D1" w:rsidDel="006E0850">
            <w:rPr>
              <w:rFonts w:eastAsia="Times New Roman" w:cstheme="minorHAnsi"/>
              <w:b/>
              <w:bCs/>
            </w:rPr>
            <w:delText>manual</w:delText>
          </w:r>
        </w:del>
      </w:ins>
      <w:commentRangeEnd w:id="9"/>
      <w:del w:id="10" w:author="Saima Naveed" w:date="2026-04-16T10:18:00Z" w16du:dateUtc="2026-04-16T05:18:00Z">
        <w:r w:rsidR="00DA3F02" w:rsidDel="006E0850">
          <w:rPr>
            <w:rStyle w:val="CommentReference"/>
            <w:rFonts w:eastAsia="Times New Roman" w:cstheme="minorHAnsi"/>
            <w:b/>
            <w:bCs/>
            <w:sz w:val="22"/>
            <w:szCs w:val="22"/>
          </w:rPr>
          <w:commentReference w:id="9"/>
        </w:r>
      </w:del>
      <w:ins w:id="11" w:author="Mariam Durrani" w:date="2026-03-05T14:15:00Z" w16du:dateUtc="2026-03-05T09:15:00Z">
        <w:del w:id="12" w:author="Saima Naveed" w:date="2026-04-16T10:18:00Z" w16du:dateUtc="2026-04-16T05:18:00Z">
          <w:r w:rsidR="00A266D1" w:rsidDel="006E0850">
            <w:rPr>
              <w:rFonts w:eastAsia="Times New Roman" w:cstheme="minorHAnsi"/>
              <w:b/>
              <w:bCs/>
            </w:rPr>
            <w:delText xml:space="preserve"> to eliminate ambiguity)  </w:delText>
          </w:r>
        </w:del>
      </w:ins>
    </w:p>
    <w:p w14:paraId="758997BA" w14:textId="77777777" w:rsidR="004160C0" w:rsidRPr="00756FF3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756FF3">
        <w:rPr>
          <w:rFonts w:eastAsia="Times New Roman" w:cstheme="minorHAnsi"/>
          <w:b/>
          <w:bCs/>
        </w:rPr>
        <w:t>Chief Executive Officer (CEO)</w:t>
      </w:r>
    </w:p>
    <w:p w14:paraId="24C3B455" w14:textId="77777777" w:rsidR="006E251C" w:rsidRPr="00052FBD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 xml:space="preserve">The CEO is the </w:t>
      </w:r>
      <w:r w:rsidRPr="00052FBD">
        <w:rPr>
          <w:rFonts w:eastAsia="Times New Roman" w:cstheme="minorHAnsi"/>
        </w:rPr>
        <w:t>executive owner of cyber risk</w:t>
      </w:r>
      <w:r w:rsidRPr="00756FF3">
        <w:rPr>
          <w:rFonts w:eastAsia="Times New Roman" w:cstheme="minorHAnsi"/>
        </w:rPr>
        <w:t>.</w:t>
      </w:r>
    </w:p>
    <w:p w14:paraId="237D58AA" w14:textId="45BDFDF0" w:rsidR="006E251C" w:rsidRPr="00052FBD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The CEO shall:</w:t>
      </w:r>
    </w:p>
    <w:p w14:paraId="6D8F328B" w14:textId="6ECC0233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Approve high-risk exceptions to technology governance policies.</w:t>
      </w:r>
    </w:p>
    <w:p w14:paraId="487DA7C1" w14:textId="6AE84B2C" w:rsidR="002D1AEB" w:rsidRPr="00756FF3" w:rsidRDefault="002D1AEB" w:rsidP="009A1763">
      <w:pPr>
        <w:numPr>
          <w:ilvl w:val="0"/>
          <w:numId w:val="47"/>
        </w:numPr>
        <w:spacing w:before="120" w:afterLines="60" w:after="144" w:line="240" w:lineRule="auto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Chair or oversee executive-level </w:t>
      </w:r>
      <w:r w:rsidR="00C14632" w:rsidRPr="00756FF3">
        <w:rPr>
          <w:rFonts w:eastAsia="Times New Roman" w:cstheme="minorHAnsi"/>
        </w:rPr>
        <w:t xml:space="preserve">IT &amp; </w:t>
      </w:r>
      <w:r w:rsidRPr="00E117B7">
        <w:rPr>
          <w:rFonts w:eastAsia="Times New Roman" w:cstheme="minorHAnsi"/>
        </w:rPr>
        <w:t xml:space="preserve">cybersecurity </w:t>
      </w:r>
      <w:r w:rsidR="00C14632" w:rsidRPr="00756FF3">
        <w:rPr>
          <w:rFonts w:eastAsia="Times New Roman" w:cstheme="minorHAnsi"/>
        </w:rPr>
        <w:t xml:space="preserve">governance </w:t>
      </w:r>
      <w:r w:rsidRPr="00E117B7">
        <w:rPr>
          <w:rFonts w:eastAsia="Times New Roman" w:cstheme="minorHAnsi"/>
        </w:rPr>
        <w:t>reviews.</w:t>
      </w:r>
    </w:p>
    <w:p w14:paraId="17291053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IT Steering Committee (ITSC)</w:t>
      </w:r>
    </w:p>
    <w:p w14:paraId="1D63F0DC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ITSC acts as the operational governance body for technology decisions.</w:t>
      </w:r>
    </w:p>
    <w:p w14:paraId="1E1BDDF3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Key responsibilities include:</w:t>
      </w:r>
    </w:p>
    <w:p w14:paraId="2E1E6555" w14:textId="0FCB619D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Reviewing and approving major IT investments</w:t>
      </w:r>
      <w:r w:rsidR="00135645">
        <w:rPr>
          <w:rFonts w:eastAsia="Times New Roman" w:cstheme="minorHAnsi"/>
        </w:rPr>
        <w:t xml:space="preserve"> </w:t>
      </w:r>
      <w:r w:rsidR="00A266D1">
        <w:rPr>
          <w:rFonts w:eastAsia="Times New Roman" w:cstheme="minorHAnsi"/>
        </w:rPr>
        <w:t>(includes CAPEX and OPEX both</w:t>
      </w:r>
      <w:r w:rsidR="00BE28D9">
        <w:rPr>
          <w:rFonts w:eastAsia="Times New Roman" w:cstheme="minorHAnsi"/>
        </w:rPr>
        <w:t xml:space="preserve"> above 1</w:t>
      </w:r>
      <w:r w:rsidR="00135645">
        <w:rPr>
          <w:rFonts w:eastAsia="Times New Roman" w:cstheme="minorHAnsi"/>
        </w:rPr>
        <w:t>.5</w:t>
      </w:r>
      <w:r w:rsidR="00BE28D9">
        <w:rPr>
          <w:rFonts w:eastAsia="Times New Roman" w:cstheme="minorHAnsi"/>
        </w:rPr>
        <w:t xml:space="preserve"> Million</w:t>
      </w:r>
      <w:r w:rsidR="00A266D1">
        <w:rPr>
          <w:rFonts w:eastAsia="Times New Roman" w:cstheme="minorHAnsi"/>
        </w:rPr>
        <w:t>)</w:t>
      </w:r>
    </w:p>
    <w:p w14:paraId="5F222E3E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Evaluating technology risks and business alignment.</w:t>
      </w:r>
    </w:p>
    <w:p w14:paraId="4F7EEA79" w14:textId="77777777" w:rsidR="001F2302" w:rsidRPr="00756FF3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technology standardization across departments.</w:t>
      </w:r>
    </w:p>
    <w:p w14:paraId="7B751184" w14:textId="48738CE1" w:rsid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ins w:id="13" w:author="Mariam Durrani" w:date="2026-03-05T14:16:00Z" w16du:dateUtc="2026-03-05T09:16:00Z"/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Monitoring progress of </w:t>
      </w:r>
      <w:r w:rsidR="006012B2" w:rsidRPr="00756FF3">
        <w:rPr>
          <w:rFonts w:eastAsia="Times New Roman" w:cstheme="minorHAnsi"/>
        </w:rPr>
        <w:t>IT</w:t>
      </w:r>
      <w:r w:rsidR="00A266D1">
        <w:rPr>
          <w:rFonts w:eastAsia="Times New Roman" w:cstheme="minorHAnsi"/>
        </w:rPr>
        <w:t xml:space="preserve"> and</w:t>
      </w:r>
      <w:r w:rsidR="006012B2" w:rsidRPr="00756FF3">
        <w:rPr>
          <w:rFonts w:eastAsia="Times New Roman" w:cstheme="minorHAnsi"/>
        </w:rPr>
        <w:t xml:space="preserve"> </w:t>
      </w:r>
      <w:r w:rsidRPr="00E117B7">
        <w:rPr>
          <w:rFonts w:eastAsia="Times New Roman" w:cstheme="minorHAnsi"/>
        </w:rPr>
        <w:t>cybersecurity initiatives.</w:t>
      </w:r>
    </w:p>
    <w:p w14:paraId="6D552ACF" w14:textId="7FF920CB" w:rsidR="00A266D1" w:rsidRPr="00E117B7" w:rsidDel="00030819" w:rsidRDefault="00A266D1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del w:id="14" w:author="Saima Naveed" w:date="2026-03-19T14:06:00Z" w16du:dateUtc="2026-03-19T09:06:00Z"/>
          <w:rFonts w:eastAsia="Times New Roman" w:cstheme="minorHAnsi"/>
        </w:rPr>
      </w:pPr>
      <w:commentRangeStart w:id="15"/>
      <w:ins w:id="16" w:author="Mariam Durrani" w:date="2026-03-05T14:16:00Z" w16du:dateUtc="2026-03-05T09:16:00Z">
        <w:del w:id="17" w:author="Saima Naveed" w:date="2026-03-19T14:06:00Z" w16du:dateUtc="2026-03-19T09:06:00Z">
          <w:r w:rsidDel="00030819">
            <w:rPr>
              <w:rFonts w:eastAsia="Times New Roman" w:cstheme="minorHAnsi"/>
            </w:rPr>
            <w:delText>Who</w:delText>
          </w:r>
        </w:del>
      </w:ins>
      <w:commentRangeEnd w:id="15"/>
      <w:del w:id="18" w:author="Saima Naveed" w:date="2026-03-19T14:06:00Z" w16du:dateUtc="2026-03-19T09:06:00Z">
        <w:r w:rsidR="00030819" w:rsidDel="00030819">
          <w:rPr>
            <w:rStyle w:val="CommentReference"/>
            <w:rFonts w:eastAsia="Times New Roman" w:cstheme="minorHAnsi"/>
            <w:sz w:val="22"/>
            <w:szCs w:val="22"/>
          </w:rPr>
          <w:commentReference w:id="15"/>
        </w:r>
      </w:del>
      <w:ins w:id="19" w:author="Mariam Durrani" w:date="2026-03-05T14:16:00Z" w16du:dateUtc="2026-03-05T09:16:00Z">
        <w:del w:id="20" w:author="Saima Naveed" w:date="2026-03-19T14:06:00Z" w16du:dateUtc="2026-03-19T09:06:00Z">
          <w:r w:rsidDel="00030819">
            <w:rPr>
              <w:rFonts w:eastAsia="Times New Roman" w:cstheme="minorHAnsi"/>
            </w:rPr>
            <w:delText xml:space="preserve"> covers auditory and compliance </w:delText>
          </w:r>
        </w:del>
      </w:ins>
      <w:ins w:id="21" w:author="Mariam Durrani" w:date="2026-03-05T14:17:00Z" w16du:dateUtc="2026-03-05T09:17:00Z">
        <w:del w:id="22" w:author="Saima Naveed" w:date="2026-03-19T14:06:00Z" w16du:dateUtc="2026-03-19T09:06:00Z">
          <w:r w:rsidDel="00030819">
            <w:rPr>
              <w:rFonts w:eastAsia="Times New Roman" w:cstheme="minorHAnsi"/>
            </w:rPr>
            <w:delText>with</w:delText>
          </w:r>
        </w:del>
      </w:ins>
      <w:ins w:id="23" w:author="Mariam Durrani" w:date="2026-03-05T14:16:00Z" w16du:dateUtc="2026-03-05T09:16:00Z">
        <w:del w:id="24" w:author="Saima Naveed" w:date="2026-03-19T14:06:00Z" w16du:dateUtc="2026-03-19T09:06:00Z">
          <w:r w:rsidDel="00030819">
            <w:rPr>
              <w:rFonts w:eastAsia="Times New Roman" w:cstheme="minorHAnsi"/>
            </w:rPr>
            <w:delText xml:space="preserve"> the Policy/Framework/Standards?</w:delText>
          </w:r>
        </w:del>
      </w:ins>
    </w:p>
    <w:p w14:paraId="552DDD41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ITSC shall meet periodically to review:</w:t>
      </w:r>
    </w:p>
    <w:p w14:paraId="5B8DDA75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IT risk posture</w:t>
      </w:r>
    </w:p>
    <w:p w14:paraId="6C029E28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Digital transformation initiatives</w:t>
      </w:r>
    </w:p>
    <w:p w14:paraId="3B7A54B3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Technology architecture compliance</w:t>
      </w:r>
    </w:p>
    <w:p w14:paraId="5F102DB8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Vendor and technology risks</w:t>
      </w:r>
    </w:p>
    <w:p w14:paraId="21B371C6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Business Heads</w:t>
      </w:r>
    </w:p>
    <w:p w14:paraId="7C20776B" w14:textId="6E05F51B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Business </w:t>
      </w:r>
      <w:r w:rsidR="00085A9A">
        <w:rPr>
          <w:rFonts w:eastAsia="Times New Roman" w:cstheme="minorHAnsi"/>
        </w:rPr>
        <w:t>heads</w:t>
      </w:r>
      <w:r w:rsidRPr="00E117B7">
        <w:rPr>
          <w:rFonts w:eastAsia="Times New Roman" w:cstheme="minorHAnsi"/>
        </w:rPr>
        <w:t xml:space="preserve"> are owners of digital usage risk within their departments.</w:t>
      </w:r>
    </w:p>
    <w:p w14:paraId="04923072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lastRenderedPageBreak/>
        <w:t>They are responsible for:</w:t>
      </w:r>
    </w:p>
    <w:p w14:paraId="77594088" w14:textId="60788A03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technology usage within their departments follows IT governance procedures</w:t>
      </w:r>
      <w:r w:rsidR="00A266D1">
        <w:rPr>
          <w:rFonts w:eastAsia="Times New Roman" w:cstheme="minorHAnsi"/>
        </w:rPr>
        <w:t xml:space="preserve"> and policies</w:t>
      </w:r>
      <w:r w:rsidRPr="00E117B7">
        <w:rPr>
          <w:rFonts w:eastAsia="Times New Roman" w:cstheme="minorHAnsi"/>
        </w:rPr>
        <w:t>.</w:t>
      </w:r>
    </w:p>
    <w:p w14:paraId="360D874F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Submitting justified requests for new technology solutions.</w:t>
      </w:r>
    </w:p>
    <w:p w14:paraId="400CBCBD" w14:textId="6EA777AE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Ensuring employees comply with acceptable use and</w:t>
      </w:r>
      <w:r w:rsidR="00A266D1">
        <w:rPr>
          <w:rFonts w:eastAsia="Times New Roman" w:cstheme="minorHAnsi"/>
        </w:rPr>
        <w:t xml:space="preserve"> all</w:t>
      </w:r>
      <w:r w:rsidRPr="00E117B7">
        <w:rPr>
          <w:rFonts w:eastAsia="Times New Roman" w:cstheme="minorHAnsi"/>
        </w:rPr>
        <w:t xml:space="preserve"> security requirements.</w:t>
      </w:r>
    </w:p>
    <w:p w14:paraId="43B16CBC" w14:textId="0218D1FE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Supporting </w:t>
      </w:r>
      <w:r w:rsidR="00A266D1">
        <w:rPr>
          <w:rFonts w:eastAsia="Times New Roman" w:cstheme="minorHAnsi"/>
        </w:rPr>
        <w:t xml:space="preserve">timely </w:t>
      </w:r>
      <w:r w:rsidRPr="00E117B7">
        <w:rPr>
          <w:rFonts w:eastAsia="Times New Roman" w:cstheme="minorHAnsi"/>
        </w:rPr>
        <w:t>incident reporting and risk mitigation efforts</w:t>
      </w:r>
      <w:r w:rsidR="00A266D1">
        <w:rPr>
          <w:rFonts w:eastAsia="Times New Roman" w:cstheme="minorHAnsi"/>
        </w:rPr>
        <w:t xml:space="preserve"> per Company policies and guidelines</w:t>
      </w:r>
      <w:r w:rsidRPr="00E117B7">
        <w:rPr>
          <w:rFonts w:eastAsia="Times New Roman" w:cstheme="minorHAnsi"/>
        </w:rPr>
        <w:t>.</w:t>
      </w:r>
    </w:p>
    <w:p w14:paraId="08A54C7B" w14:textId="3FECCB00" w:rsid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Business heads shall not independently procure or deploy </w:t>
      </w:r>
      <w:r w:rsidR="00A266D1">
        <w:rPr>
          <w:rFonts w:eastAsia="Times New Roman" w:cstheme="minorHAnsi"/>
        </w:rPr>
        <w:t xml:space="preserve">or subscribe to </w:t>
      </w:r>
      <w:r w:rsidRPr="00E117B7">
        <w:rPr>
          <w:rFonts w:eastAsia="Times New Roman" w:cstheme="minorHAnsi"/>
        </w:rPr>
        <w:t>technology solutions outside the structured IT governance framework</w:t>
      </w:r>
      <w:r w:rsidR="00A266D1">
        <w:rPr>
          <w:rFonts w:eastAsia="Times New Roman" w:cstheme="minorHAnsi"/>
        </w:rPr>
        <w:t xml:space="preserve"> of the Company</w:t>
      </w:r>
      <w:r w:rsidRPr="00E117B7">
        <w:rPr>
          <w:rFonts w:eastAsia="Times New Roman" w:cstheme="minorHAnsi"/>
        </w:rPr>
        <w:t>.</w:t>
      </w:r>
    </w:p>
    <w:p w14:paraId="1791EDF5" w14:textId="77777777" w:rsidR="009242D3" w:rsidRDefault="00A266D1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A266D1">
        <w:rPr>
          <w:rFonts w:eastAsia="Times New Roman" w:cstheme="minorHAnsi"/>
        </w:rPr>
        <w:t xml:space="preserve">Engage the IT Department at the </w:t>
      </w:r>
      <w:r w:rsidRPr="00A266D1">
        <w:rPr>
          <w:rFonts w:eastAsia="Times New Roman" w:cstheme="minorHAnsi"/>
          <w:b/>
          <w:bCs/>
        </w:rPr>
        <w:t>concept stage</w:t>
      </w:r>
      <w:r w:rsidRPr="00A266D1">
        <w:rPr>
          <w:rFonts w:eastAsia="Times New Roman" w:cstheme="minorHAnsi"/>
        </w:rPr>
        <w:t xml:space="preserve"> of any new technology requirement to ensure technical compatibility and security alignment.</w:t>
      </w:r>
    </w:p>
    <w:p w14:paraId="09FB15DB" w14:textId="49815C45" w:rsidR="00A266D1" w:rsidRPr="00E117B7" w:rsidRDefault="009242D3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242D3">
        <w:rPr>
          <w:rFonts w:eastAsia="Times New Roman" w:cstheme="minorHAnsi"/>
        </w:rPr>
        <w:t xml:space="preserve">Ensure all third-party vendors undergo the </w:t>
      </w:r>
      <w:r>
        <w:rPr>
          <w:rFonts w:eastAsia="Times New Roman" w:cstheme="minorHAnsi"/>
        </w:rPr>
        <w:t>i</w:t>
      </w:r>
      <w:r w:rsidRPr="009242D3">
        <w:rPr>
          <w:rFonts w:eastAsia="Times New Roman" w:cstheme="minorHAnsi"/>
          <w:rPrChange w:id="25" w:author="Mariam Durrani" w:date="2026-03-05T14:22:00Z" w16du:dateUtc="2026-03-05T09:22:00Z">
            <w:rPr>
              <w:rFonts w:eastAsia="Times New Roman" w:cstheme="minorHAnsi"/>
              <w:b/>
              <w:bCs/>
            </w:rPr>
          </w:rPrChange>
        </w:rPr>
        <w:t xml:space="preserve">ntegrated </w:t>
      </w:r>
      <w:r>
        <w:rPr>
          <w:rFonts w:eastAsia="Times New Roman" w:cstheme="minorHAnsi"/>
        </w:rPr>
        <w:t>risk assessment</w:t>
      </w:r>
      <w:r w:rsidRPr="009242D3">
        <w:rPr>
          <w:rFonts w:eastAsia="Times New Roman" w:cstheme="minorHAnsi"/>
        </w:rPr>
        <w:t xml:space="preserve"> (Security, Legal, and Privacy) coordinated by IT </w:t>
      </w:r>
      <w:r>
        <w:rPr>
          <w:rFonts w:eastAsia="Times New Roman" w:cstheme="minorHAnsi"/>
        </w:rPr>
        <w:t>before</w:t>
      </w:r>
      <w:r w:rsidRPr="009242D3">
        <w:rPr>
          <w:rFonts w:eastAsia="Times New Roman" w:cstheme="minorHAnsi"/>
        </w:rPr>
        <w:t xml:space="preserve"> any financial commitment.</w:t>
      </w:r>
      <w:r w:rsidR="00A266D1">
        <w:rPr>
          <w:rFonts w:eastAsia="Times New Roman" w:cstheme="minorHAnsi"/>
        </w:rPr>
        <w:t xml:space="preserve"> </w:t>
      </w:r>
    </w:p>
    <w:p w14:paraId="1A7B6645" w14:textId="77777777" w:rsidR="00E117B7" w:rsidRPr="00E117B7" w:rsidRDefault="00E117B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E117B7">
        <w:rPr>
          <w:rFonts w:eastAsia="Times New Roman" w:cstheme="minorHAnsi"/>
          <w:b/>
          <w:bCs/>
        </w:rPr>
        <w:t>Head of IT</w:t>
      </w:r>
    </w:p>
    <w:p w14:paraId="0B0F1A45" w14:textId="4DFBD1D7" w:rsid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 xml:space="preserve">The Head of IT is responsible for </w:t>
      </w:r>
      <w:r w:rsidR="009242D3">
        <w:rPr>
          <w:rFonts w:eastAsia="Times New Roman" w:cstheme="minorHAnsi"/>
        </w:rPr>
        <w:t xml:space="preserve">overseeing the design, </w:t>
      </w:r>
      <w:r w:rsidRPr="00E117B7">
        <w:rPr>
          <w:rFonts w:eastAsia="Times New Roman" w:cstheme="minorHAnsi"/>
        </w:rPr>
        <w:t xml:space="preserve">implementation and </w:t>
      </w:r>
      <w:r w:rsidR="009242D3">
        <w:rPr>
          <w:rFonts w:eastAsia="Times New Roman" w:cstheme="minorHAnsi"/>
        </w:rPr>
        <w:t xml:space="preserve">rigorous </w:t>
      </w:r>
      <w:r w:rsidRPr="00E117B7">
        <w:rPr>
          <w:rFonts w:eastAsia="Times New Roman" w:cstheme="minorHAnsi"/>
        </w:rPr>
        <w:t xml:space="preserve">enforcement of </w:t>
      </w:r>
      <w:r w:rsidR="009242D3">
        <w:rPr>
          <w:rFonts w:eastAsia="Times New Roman" w:cstheme="minorHAnsi"/>
        </w:rPr>
        <w:t xml:space="preserve">IT Governance Framework </w:t>
      </w:r>
      <w:del w:id="26" w:author="Mariam Durrani" w:date="2026-03-05T14:25:00Z" w16du:dateUtc="2026-03-05T09:25:00Z">
        <w:r w:rsidRPr="00E117B7" w:rsidDel="009242D3">
          <w:rPr>
            <w:rFonts w:eastAsia="Times New Roman" w:cstheme="minorHAnsi"/>
          </w:rPr>
          <w:delText>technology governance.</w:delText>
        </w:r>
      </w:del>
      <w:r w:rsidR="009242D3" w:rsidRPr="009242D3">
        <w:rPr>
          <w:rFonts w:eastAsia="Times New Roman" w:cstheme="minorHAnsi"/>
        </w:rPr>
        <w:t xml:space="preserve"> to ensure business continuity and data integrity.</w:t>
      </w:r>
    </w:p>
    <w:p w14:paraId="51019C16" w14:textId="13A40F94" w:rsidR="009242D3" w:rsidRPr="00E117B7" w:rsidRDefault="009242D3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In case of emergencies such as force majeure, the </w:t>
      </w:r>
      <w:r w:rsidRPr="009242D3">
        <w:rPr>
          <w:rFonts w:eastAsia="Times New Roman" w:cstheme="minorHAnsi"/>
        </w:rPr>
        <w:t xml:space="preserve">Head of IT has the authority to suspend any system or service that poses an immediate and unacceptable risk to the Company's digital environment, pending a review by the IT </w:t>
      </w:r>
      <w:r w:rsidR="00135645">
        <w:rPr>
          <w:rFonts w:eastAsia="Times New Roman" w:cstheme="minorHAnsi"/>
        </w:rPr>
        <w:t>Steering</w:t>
      </w:r>
      <w:r w:rsidRPr="009242D3">
        <w:rPr>
          <w:rFonts w:eastAsia="Times New Roman" w:cstheme="minorHAnsi"/>
        </w:rPr>
        <w:t xml:space="preserve"> Committee.</w:t>
      </w:r>
    </w:p>
    <w:p w14:paraId="5D6F7B31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Responsibilities include:</w:t>
      </w:r>
    </w:p>
    <w:p w14:paraId="18D5F480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Maintaining technology standards and architecture.</w:t>
      </w:r>
    </w:p>
    <w:p w14:paraId="631182FA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Implementing cybersecurity controls aligned with NIST and ISO frameworks.</w:t>
      </w:r>
    </w:p>
    <w:p w14:paraId="31DA9EAB" w14:textId="77777777" w:rsidR="00E117B7" w:rsidRPr="00756FF3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Conducting risk assessments for new technologies.</w:t>
      </w:r>
    </w:p>
    <w:p w14:paraId="0B838BC0" w14:textId="77777777" w:rsidR="000618DF" w:rsidRPr="00E117B7" w:rsidRDefault="000618DF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Ensure cross-department compliance with IT governance.</w:t>
      </w:r>
    </w:p>
    <w:p w14:paraId="509508A2" w14:textId="77777777" w:rsidR="000618DF" w:rsidRPr="00E117B7" w:rsidRDefault="000618DF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Ensure IT governance aligns with corporate strategy.</w:t>
      </w:r>
    </w:p>
    <w:p w14:paraId="2B05C48A" w14:textId="527E399A" w:rsidR="00E117B7" w:rsidRPr="00E117B7" w:rsidRDefault="00E117B7" w:rsidP="00135645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242D3">
        <w:rPr>
          <w:rFonts w:eastAsia="Times New Roman" w:cstheme="minorHAnsi"/>
        </w:rPr>
        <w:t>Ensuring compliance monitoring and reporting.</w:t>
      </w:r>
      <w:ins w:id="27" w:author="Mariam Durrani" w:date="2026-03-05T14:23:00Z" w16du:dateUtc="2026-03-05T09:23:00Z">
        <w:r w:rsidR="009242D3" w:rsidRPr="009242D3">
          <w:rPr>
            <w:rFonts w:eastAsia="Times New Roman" w:cstheme="minorHAnsi"/>
          </w:rPr>
          <w:t xml:space="preserve"> </w:t>
        </w:r>
      </w:ins>
    </w:p>
    <w:p w14:paraId="31A89F0A" w14:textId="77777777" w:rsidR="00E117B7" w:rsidRPr="009242D3" w:rsidRDefault="00E117B7" w:rsidP="009242D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  <w:b/>
          <w:bCs/>
        </w:rPr>
      </w:pPr>
      <w:r w:rsidRPr="009242D3">
        <w:rPr>
          <w:rFonts w:eastAsia="Times New Roman" w:cstheme="minorHAnsi"/>
          <w:b/>
          <w:bCs/>
        </w:rPr>
        <w:t>IT Security Function</w:t>
      </w:r>
    </w:p>
    <w:p w14:paraId="2CEA2132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The IT Security function provides independent oversight of cybersecurity risk.</w:t>
      </w:r>
    </w:p>
    <w:p w14:paraId="2D08377C" w14:textId="77777777" w:rsidR="00E117B7" w:rsidRPr="00E117B7" w:rsidRDefault="00E117B7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Responsibilities include:</w:t>
      </w:r>
    </w:p>
    <w:p w14:paraId="40442226" w14:textId="7AD2391E" w:rsidR="009242D3" w:rsidRPr="002D7C8E" w:rsidDel="002D7C8E" w:rsidRDefault="00E117B7" w:rsidP="00066D67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ins w:id="28" w:author="Mariam Durrani" w:date="2026-03-05T14:28:00Z" w16du:dateUtc="2026-03-05T09:28:00Z"/>
          <w:del w:id="29" w:author="Saima Naveed" w:date="2026-04-16T10:18:00Z" w16du:dateUtc="2026-04-16T05:18:00Z"/>
          <w:rFonts w:eastAsia="Times New Roman" w:cstheme="minorHAnsi"/>
        </w:rPr>
        <w:pPrChange w:id="30" w:author="Saima Naveed" w:date="2026-04-16T10:18:00Z" w16du:dateUtc="2026-04-16T05:18:00Z">
          <w:pPr>
            <w:pStyle w:val="ListParagraph"/>
            <w:numPr>
              <w:numId w:val="47"/>
            </w:numPr>
            <w:tabs>
              <w:tab w:val="num" w:pos="1800"/>
            </w:tabs>
            <w:spacing w:before="120" w:afterLines="60" w:after="144" w:line="240" w:lineRule="auto"/>
            <w:ind w:left="1800" w:hanging="360"/>
            <w:contextualSpacing w:val="0"/>
            <w:outlineLvl w:val="1"/>
          </w:pPr>
        </w:pPrChange>
      </w:pPr>
      <w:r w:rsidRPr="002D7C8E">
        <w:rPr>
          <w:rFonts w:eastAsia="Times New Roman" w:cstheme="minorHAnsi"/>
        </w:rPr>
        <w:t>Performing security risk assessments</w:t>
      </w:r>
      <w:del w:id="31" w:author="Saima Naveed" w:date="2026-04-16T10:18:00Z" w16du:dateUtc="2026-04-16T05:18:00Z">
        <w:r w:rsidRPr="002D7C8E" w:rsidDel="002D7C8E">
          <w:rPr>
            <w:rFonts w:eastAsia="Times New Roman" w:cstheme="minorHAnsi"/>
          </w:rPr>
          <w:delText>.</w:delText>
        </w:r>
      </w:del>
      <w:ins w:id="32" w:author="Mariam Durrani" w:date="2026-03-05T14:28:00Z" w16du:dateUtc="2026-03-05T09:28:00Z">
        <w:del w:id="33" w:author="Saima Naveed" w:date="2026-04-16T10:18:00Z" w16du:dateUtc="2026-04-16T05:18:00Z">
          <w:r w:rsidR="009242D3" w:rsidRPr="002D7C8E" w:rsidDel="002D7C8E">
            <w:rPr>
              <w:rFonts w:eastAsia="Times New Roman" w:cstheme="minorHAnsi"/>
            </w:rPr>
            <w:delText xml:space="preserve"> (</w:delText>
          </w:r>
        </w:del>
      </w:ins>
      <w:ins w:id="34" w:author="Mariam Durrani" w:date="2026-03-05T14:29:00Z" w16du:dateUtc="2026-03-05T09:29:00Z">
        <w:del w:id="35" w:author="Saima Naveed" w:date="2026-04-16T10:18:00Z" w16du:dateUtc="2026-04-16T05:18:00Z">
          <w:r w:rsidR="009242D3" w:rsidRPr="002D7C8E" w:rsidDel="002D7C8E">
            <w:rPr>
              <w:rFonts w:eastAsia="Times New Roman" w:cstheme="minorHAnsi"/>
            </w:rPr>
            <w:delText>Does</w:delText>
          </w:r>
        </w:del>
      </w:ins>
      <w:ins w:id="36" w:author="Mariam Durrani" w:date="2026-03-05T14:28:00Z" w16du:dateUtc="2026-03-05T09:28:00Z">
        <w:del w:id="37" w:author="Saima Naveed" w:date="2026-04-16T10:18:00Z" w16du:dateUtc="2026-04-16T05:18:00Z">
          <w:r w:rsidR="009242D3" w:rsidRPr="002D7C8E" w:rsidDel="002D7C8E">
            <w:rPr>
              <w:rFonts w:eastAsia="Times New Roman" w:cstheme="minorHAnsi"/>
            </w:rPr>
            <w:delText xml:space="preserve"> this cover periodic audits </w:delText>
          </w:r>
          <w:commentRangeStart w:id="38"/>
          <w:r w:rsidR="009242D3" w:rsidRPr="002D7C8E" w:rsidDel="002D7C8E">
            <w:rPr>
              <w:rFonts w:eastAsia="Times New Roman" w:cstheme="minorHAnsi"/>
            </w:rPr>
            <w:delText>and</w:delText>
          </w:r>
        </w:del>
      </w:ins>
      <w:commentRangeEnd w:id="38"/>
      <w:del w:id="39" w:author="Saima Naveed" w:date="2026-04-16T10:18:00Z" w16du:dateUtc="2026-04-16T05:18:00Z">
        <w:r w:rsidR="00135645" w:rsidRPr="002D7C8E" w:rsidDel="002D7C8E">
          <w:rPr>
            <w:rStyle w:val="CommentReference"/>
            <w:rFonts w:eastAsia="Times New Roman" w:cstheme="minorHAnsi"/>
            <w:sz w:val="22"/>
            <w:szCs w:val="22"/>
            <w:rPrChange w:id="40" w:author="Saima Naveed" w:date="2026-04-16T10:18:00Z" w16du:dateUtc="2026-04-16T05:18:00Z">
              <w:rPr>
                <w:rStyle w:val="CommentReference"/>
                <w:rFonts w:eastAsia="Times New Roman" w:cstheme="minorHAnsi"/>
                <w:sz w:val="22"/>
                <w:szCs w:val="22"/>
              </w:rPr>
            </w:rPrChange>
          </w:rPr>
          <w:commentReference w:id="38"/>
        </w:r>
      </w:del>
      <w:ins w:id="41" w:author="Mariam Durrani" w:date="2026-03-05T14:28:00Z" w16du:dateUtc="2026-03-05T09:28:00Z">
        <w:del w:id="42" w:author="Saima Naveed" w:date="2026-04-16T10:18:00Z" w16du:dateUtc="2026-04-16T05:18:00Z">
          <w:r w:rsidR="009242D3" w:rsidRPr="002D7C8E" w:rsidDel="002D7C8E">
            <w:rPr>
              <w:rFonts w:eastAsia="Times New Roman" w:cstheme="minorHAnsi"/>
              <w:rPrChange w:id="43" w:author="Saima Naveed" w:date="2026-04-16T10:18:00Z" w16du:dateUtc="2026-04-16T05:18:00Z">
                <w:rPr>
                  <w:rFonts w:eastAsia="Times New Roman" w:cstheme="minorHAnsi"/>
                </w:rPr>
              </w:rPrChange>
            </w:rPr>
            <w:delText xml:space="preserve"> maintaining an IT risk register???)</w:delText>
          </w:r>
        </w:del>
      </w:ins>
    </w:p>
    <w:p w14:paraId="2F454BFE" w14:textId="10DEF216" w:rsidR="00E117B7" w:rsidRPr="002D7C8E" w:rsidRDefault="00E117B7" w:rsidP="002D7C8E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</w:p>
    <w:p w14:paraId="10810EBE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Monitoring compliance with security controls.</w:t>
      </w:r>
    </w:p>
    <w:p w14:paraId="421F3CBB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t>Investigating cybersecurity incidents.</w:t>
      </w:r>
    </w:p>
    <w:p w14:paraId="4369A421" w14:textId="77777777" w:rsidR="00E117B7" w:rsidRPr="00E117B7" w:rsidRDefault="00E117B7" w:rsidP="009A1763">
      <w:pPr>
        <w:pStyle w:val="ListParagraph"/>
        <w:numPr>
          <w:ilvl w:val="0"/>
          <w:numId w:val="4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117B7">
        <w:rPr>
          <w:rFonts w:eastAsia="Times New Roman" w:cstheme="minorHAnsi"/>
        </w:rPr>
        <w:lastRenderedPageBreak/>
        <w:t>Providing advisory support to the ITSC and executive leadership.</w:t>
      </w:r>
    </w:p>
    <w:p w14:paraId="154768C1" w14:textId="6EC04217" w:rsidR="00625767" w:rsidRPr="00625767" w:rsidRDefault="00625767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625767">
        <w:rPr>
          <w:rFonts w:eastAsia="Times New Roman" w:cstheme="minorHAnsi"/>
          <w:b/>
          <w:bCs/>
        </w:rPr>
        <w:t>Digital Acquisition Governance</w:t>
      </w:r>
    </w:p>
    <w:p w14:paraId="131158E3" w14:textId="7E322EED" w:rsidR="0024531D" w:rsidRPr="00756FF3" w:rsidRDefault="0062576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All hardware, software, SaaS, AI platforms, and cloud services shall follow the Structured Digital Intake Process</w:t>
      </w:r>
      <w:r w:rsidR="00F61D95" w:rsidRPr="00756FF3">
        <w:rPr>
          <w:rFonts w:eastAsia="Times New Roman" w:cstheme="minorHAnsi"/>
        </w:rPr>
        <w:t>:</w:t>
      </w:r>
    </w:p>
    <w:p w14:paraId="2DFC6347" w14:textId="118FCCA5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Business justification submission</w:t>
      </w:r>
      <w:r w:rsidR="009242D3">
        <w:rPr>
          <w:rFonts w:eastAsia="Times New Roman" w:cstheme="minorHAnsi"/>
        </w:rPr>
        <w:t xml:space="preserve"> </w:t>
      </w:r>
      <w:r w:rsidR="009242D3" w:rsidRPr="009242D3">
        <w:rPr>
          <w:rFonts w:eastAsia="Times New Roman" w:cstheme="minorHAnsi"/>
        </w:rPr>
        <w:t>via IT Service Desk.</w:t>
      </w:r>
    </w:p>
    <w:p w14:paraId="46795550" w14:textId="1E4006D2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 xml:space="preserve">IT technical </w:t>
      </w:r>
      <w:r w:rsidR="009242D3">
        <w:rPr>
          <w:rFonts w:eastAsia="Times New Roman" w:cstheme="minorHAnsi"/>
        </w:rPr>
        <w:t xml:space="preserve">and </w:t>
      </w:r>
      <w:del w:id="44" w:author="Mariam Durrani" w:date="2026-03-05T14:31:00Z" w16du:dateUtc="2026-03-05T09:31:00Z">
        <w:r w:rsidRPr="00625767" w:rsidDel="009242D3">
          <w:rPr>
            <w:rFonts w:eastAsia="Times New Roman" w:cstheme="minorHAnsi"/>
          </w:rPr>
          <w:delText xml:space="preserve">&amp; </w:delText>
        </w:r>
      </w:del>
      <w:r w:rsidRPr="00625767">
        <w:rPr>
          <w:rFonts w:eastAsia="Times New Roman" w:cstheme="minorHAnsi"/>
        </w:rPr>
        <w:t>cybersecurity assessment</w:t>
      </w:r>
      <w:r w:rsidR="009242D3">
        <w:rPr>
          <w:rFonts w:eastAsia="Times New Roman" w:cstheme="minorHAnsi"/>
        </w:rPr>
        <w:t xml:space="preserve">, </w:t>
      </w:r>
      <w:r w:rsidR="009242D3" w:rsidRPr="009242D3">
        <w:rPr>
          <w:rFonts w:eastAsia="Times New Roman" w:cstheme="minorHAnsi"/>
        </w:rPr>
        <w:t xml:space="preserve">including a </w:t>
      </w:r>
      <w:r w:rsidR="009242D3">
        <w:rPr>
          <w:rFonts w:eastAsia="Times New Roman" w:cstheme="minorHAnsi"/>
        </w:rPr>
        <w:t>third party risk assessment</w:t>
      </w:r>
      <w:r w:rsidR="009242D3" w:rsidRPr="009242D3">
        <w:rPr>
          <w:rFonts w:eastAsia="Times New Roman" w:cstheme="minorHAnsi"/>
        </w:rPr>
        <w:t xml:space="preserve"> for vendors.</w:t>
      </w:r>
    </w:p>
    <w:p w14:paraId="37CAB295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Risk classification</w:t>
      </w:r>
    </w:p>
    <w:p w14:paraId="7631D3C5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Approval reference issuance</w:t>
      </w:r>
    </w:p>
    <w:p w14:paraId="70961E01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Procurement execution</w:t>
      </w:r>
    </w:p>
    <w:p w14:paraId="4A0A0CDD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Asset / license registration</w:t>
      </w:r>
    </w:p>
    <w:p w14:paraId="7E9C67E7" w14:textId="77777777" w:rsidR="00625767" w:rsidRPr="00625767" w:rsidRDefault="00625767" w:rsidP="009A1763">
      <w:pPr>
        <w:pStyle w:val="ListParagraph"/>
        <w:numPr>
          <w:ilvl w:val="2"/>
          <w:numId w:val="58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Secure configuration &amp; deployment</w:t>
      </w:r>
    </w:p>
    <w:p w14:paraId="514AFF27" w14:textId="069D84D3" w:rsidR="00625767" w:rsidRPr="00756FF3" w:rsidRDefault="0062576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625767">
        <w:rPr>
          <w:rFonts w:eastAsia="Times New Roman" w:cstheme="minorHAnsi"/>
        </w:rPr>
        <w:t>Procurement and Finance systems shall require IT approval</w:t>
      </w:r>
      <w:r w:rsidR="009242D3">
        <w:rPr>
          <w:rFonts w:eastAsia="Times New Roman" w:cstheme="minorHAnsi"/>
        </w:rPr>
        <w:t>/vetting</w:t>
      </w:r>
      <w:r w:rsidRPr="00625767">
        <w:rPr>
          <w:rFonts w:eastAsia="Times New Roman" w:cstheme="minorHAnsi"/>
        </w:rPr>
        <w:t xml:space="preserve"> references before PO issuance or payment release.</w:t>
      </w:r>
    </w:p>
    <w:p w14:paraId="4E342794" w14:textId="750FF442" w:rsidR="00B161D2" w:rsidRPr="00B161D2" w:rsidRDefault="00B161D2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All digital</w:t>
      </w:r>
      <w:r w:rsidR="001164F2" w:rsidRPr="00756FF3">
        <w:rPr>
          <w:rFonts w:eastAsia="Times New Roman" w:cstheme="minorHAnsi"/>
        </w:rPr>
        <w:t>/ technology ac</w:t>
      </w:r>
      <w:r w:rsidR="00D5187F" w:rsidRPr="00756FF3">
        <w:rPr>
          <w:rFonts w:eastAsia="Times New Roman" w:cstheme="minorHAnsi"/>
        </w:rPr>
        <w:t>quisition</w:t>
      </w:r>
      <w:r w:rsidRPr="00B161D2">
        <w:rPr>
          <w:rFonts w:eastAsia="Times New Roman" w:cstheme="minorHAnsi"/>
        </w:rPr>
        <w:t xml:space="preserve"> requests must enter through</w:t>
      </w:r>
      <w:r w:rsidRPr="00756FF3">
        <w:rPr>
          <w:rFonts w:eastAsia="Times New Roman" w:cstheme="minorHAnsi"/>
        </w:rPr>
        <w:t xml:space="preserve"> IT Service Desk</w:t>
      </w:r>
      <w:r w:rsidR="00B30B61" w:rsidRPr="00756FF3">
        <w:rPr>
          <w:rFonts w:eastAsia="Times New Roman" w:cstheme="minorHAnsi"/>
        </w:rPr>
        <w:t>.</w:t>
      </w:r>
    </w:p>
    <w:p w14:paraId="41DF354D" w14:textId="68424209" w:rsidR="00B161D2" w:rsidRPr="00B161D2" w:rsidRDefault="00D5187F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 xml:space="preserve">Following </w:t>
      </w:r>
      <w:r w:rsidR="001164F2" w:rsidRPr="00756FF3">
        <w:rPr>
          <w:rFonts w:eastAsia="Times New Roman" w:cstheme="minorHAnsi"/>
        </w:rPr>
        <w:t>details</w:t>
      </w:r>
      <w:r w:rsidRPr="00756FF3">
        <w:rPr>
          <w:rFonts w:eastAsia="Times New Roman" w:cstheme="minorHAnsi"/>
        </w:rPr>
        <w:t xml:space="preserve"> </w:t>
      </w:r>
      <w:r w:rsidR="00A3665B" w:rsidRPr="00756FF3">
        <w:rPr>
          <w:rFonts w:eastAsia="Times New Roman" w:cstheme="minorHAnsi"/>
        </w:rPr>
        <w:t xml:space="preserve">shall </w:t>
      </w:r>
      <w:r w:rsidRPr="00756FF3">
        <w:rPr>
          <w:rFonts w:eastAsia="Times New Roman" w:cstheme="minorHAnsi"/>
        </w:rPr>
        <w:t>be provided</w:t>
      </w:r>
      <w:r w:rsidR="00B161D2" w:rsidRPr="00B161D2">
        <w:rPr>
          <w:rFonts w:eastAsia="Times New Roman" w:cstheme="minorHAnsi"/>
        </w:rPr>
        <w:t>:</w:t>
      </w:r>
    </w:p>
    <w:p w14:paraId="2B0CB154" w14:textId="77777777" w:rsidR="00B161D2" w:rsidRPr="00B161D2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Business justification</w:t>
      </w:r>
    </w:p>
    <w:p w14:paraId="20FB9BA4" w14:textId="77777777" w:rsidR="00B161D2" w:rsidRPr="00B161D2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Data classification</w:t>
      </w:r>
    </w:p>
    <w:p w14:paraId="6F8E97ED" w14:textId="77777777" w:rsidR="00B161D2" w:rsidRPr="00B161D2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Risk category</w:t>
      </w:r>
    </w:p>
    <w:p w14:paraId="7306B906" w14:textId="77777777" w:rsidR="00DC2D50" w:rsidRPr="00756FF3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Budget owner</w:t>
      </w:r>
    </w:p>
    <w:p w14:paraId="749EFEA8" w14:textId="090A8115" w:rsidR="00C843BE" w:rsidRPr="00756FF3" w:rsidRDefault="00B161D2" w:rsidP="009A1763">
      <w:pPr>
        <w:pStyle w:val="ListParagraph"/>
        <w:numPr>
          <w:ilvl w:val="2"/>
          <w:numId w:val="57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B161D2">
        <w:rPr>
          <w:rFonts w:eastAsia="Times New Roman" w:cstheme="minorHAnsi"/>
        </w:rPr>
        <w:t>System integration impact</w:t>
      </w:r>
    </w:p>
    <w:p w14:paraId="129C6A2C" w14:textId="77777777" w:rsidR="00C843BE" w:rsidRPr="00756FF3" w:rsidRDefault="00C843BE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No digital acquisition, subscription, or technology deployment shall proceed without documented IT authorization.</w:t>
      </w:r>
    </w:p>
    <w:p w14:paraId="5B886510" w14:textId="3077F9E8" w:rsidR="0011394C" w:rsidRPr="0011394C" w:rsidRDefault="0011394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11394C">
        <w:rPr>
          <w:rFonts w:eastAsia="Times New Roman" w:cstheme="minorHAnsi"/>
          <w:b/>
          <w:bCs/>
        </w:rPr>
        <w:t>Asset &amp; Configuration Governance</w:t>
      </w:r>
    </w:p>
    <w:p w14:paraId="1A9A0230" w14:textId="77777777" w:rsidR="0011394C" w:rsidRPr="0011394C" w:rsidRDefault="0011394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PCL shall maintain:</w:t>
      </w:r>
    </w:p>
    <w:p w14:paraId="2152AA14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Centralized Asset Register</w:t>
      </w:r>
    </w:p>
    <w:p w14:paraId="7B539568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Software &amp; License Register</w:t>
      </w:r>
    </w:p>
    <w:p w14:paraId="5097B64F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SaaS &amp; Cloud Register</w:t>
      </w:r>
    </w:p>
    <w:p w14:paraId="6739D488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AI Tool Register</w:t>
      </w:r>
    </w:p>
    <w:p w14:paraId="309B4B76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Vendor Risk Register</w:t>
      </w:r>
    </w:p>
    <w:p w14:paraId="50AAB07A" w14:textId="77777777" w:rsidR="0011394C" w:rsidRPr="0011394C" w:rsidRDefault="0011394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No system shall connect to the corporate network without:</w:t>
      </w:r>
    </w:p>
    <w:p w14:paraId="3F412484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lastRenderedPageBreak/>
        <w:t>Asset registration</w:t>
      </w:r>
    </w:p>
    <w:p w14:paraId="4122C0E2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Security baseline configuration</w:t>
      </w:r>
    </w:p>
    <w:p w14:paraId="6D4E6B46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Endpoint protection installation</w:t>
      </w:r>
    </w:p>
    <w:p w14:paraId="74766013" w14:textId="77777777" w:rsidR="0011394C" w:rsidRPr="0011394C" w:rsidRDefault="0011394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1394C">
        <w:rPr>
          <w:rFonts w:eastAsia="Times New Roman" w:cstheme="minorHAnsi"/>
        </w:rPr>
        <w:t>Identity binding</w:t>
      </w:r>
    </w:p>
    <w:p w14:paraId="399896AC" w14:textId="50C2C9FF" w:rsidR="00ED4F70" w:rsidRPr="00ED4F70" w:rsidRDefault="00ED4F70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ED4F70">
        <w:rPr>
          <w:rFonts w:eastAsia="Times New Roman" w:cstheme="minorHAnsi"/>
          <w:b/>
          <w:bCs/>
        </w:rPr>
        <w:t>Identity &amp; Access Governance</w:t>
      </w:r>
    </w:p>
    <w:p w14:paraId="2DD91050" w14:textId="77777777" w:rsidR="00ED4F70" w:rsidRPr="00ED4F70" w:rsidRDefault="00ED4F70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All systems must:</w:t>
      </w:r>
    </w:p>
    <w:p w14:paraId="7B53A001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Use corporate identity (SSO integration)</w:t>
      </w:r>
    </w:p>
    <w:p w14:paraId="522E497D" w14:textId="565D87B1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Enforce MFA</w:t>
      </w:r>
      <w:r w:rsidR="00135645">
        <w:rPr>
          <w:rFonts w:eastAsia="Times New Roman" w:cstheme="minorHAnsi"/>
        </w:rPr>
        <w:t xml:space="preserve"> (Multi-factor Authentication)</w:t>
      </w:r>
      <w:ins w:id="45" w:author="Mariam Durrani" w:date="2026-03-05T14:37:00Z" w16du:dateUtc="2026-03-05T09:37:00Z">
        <w:r w:rsidR="00F24387">
          <w:rPr>
            <w:rFonts w:eastAsia="Times New Roman" w:cstheme="minorHAnsi"/>
          </w:rPr>
          <w:t xml:space="preserve"> </w:t>
        </w:r>
        <w:del w:id="46" w:author="Saima Naveed" w:date="2026-04-16T10:19:00Z" w16du:dateUtc="2026-04-16T05:19:00Z">
          <w:r w:rsidR="00F24387" w:rsidDel="002D7C8E">
            <w:rPr>
              <w:rFonts w:eastAsia="Times New Roman" w:cstheme="minorHAnsi"/>
            </w:rPr>
            <w:delText>( MFA? Define abbreviation)</w:delText>
          </w:r>
        </w:del>
      </w:ins>
    </w:p>
    <w:p w14:paraId="54C61574" w14:textId="01540C8A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Apply least privilege</w:t>
      </w:r>
      <w:ins w:id="47" w:author="Mariam Durrani" w:date="2026-03-05T14:34:00Z" w16du:dateUtc="2026-03-05T09:34:00Z">
        <w:r w:rsidR="00F24387">
          <w:rPr>
            <w:rFonts w:eastAsia="Times New Roman" w:cstheme="minorHAnsi"/>
          </w:rPr>
          <w:t xml:space="preserve"> </w:t>
        </w:r>
        <w:del w:id="48" w:author="Saima Naveed" w:date="2026-04-16T10:19:00Z" w16du:dateUtc="2026-04-16T05:19:00Z">
          <w:r w:rsidR="00F24387" w:rsidDel="002D7C8E">
            <w:rPr>
              <w:rFonts w:eastAsia="Times New Roman" w:cstheme="minorHAnsi"/>
            </w:rPr>
            <w:delText xml:space="preserve">( what about Privilege </w:delText>
          </w:r>
          <w:commentRangeStart w:id="49"/>
          <w:r w:rsidR="00F24387" w:rsidDel="002D7C8E">
            <w:rPr>
              <w:rFonts w:eastAsia="Times New Roman" w:cstheme="minorHAnsi"/>
            </w:rPr>
            <w:delText>accounts</w:delText>
          </w:r>
        </w:del>
      </w:ins>
      <w:commentRangeEnd w:id="49"/>
      <w:del w:id="50" w:author="Saima Naveed" w:date="2026-04-16T10:19:00Z" w16du:dateUtc="2026-04-16T05:19:00Z">
        <w:r w:rsidR="00135645" w:rsidDel="002D7C8E">
          <w:rPr>
            <w:rStyle w:val="CommentReference"/>
            <w:rFonts w:eastAsia="Times New Roman" w:cstheme="minorHAnsi"/>
            <w:sz w:val="22"/>
            <w:szCs w:val="22"/>
          </w:rPr>
          <w:commentReference w:id="49"/>
        </w:r>
      </w:del>
      <w:ins w:id="51" w:author="Mariam Durrani" w:date="2026-03-05T14:34:00Z" w16du:dateUtc="2026-03-05T09:34:00Z">
        <w:del w:id="52" w:author="Saima Naveed" w:date="2026-04-16T10:19:00Z" w16du:dateUtc="2026-04-16T05:19:00Z">
          <w:r w:rsidR="00F24387" w:rsidDel="002D7C8E">
            <w:rPr>
              <w:rFonts w:eastAsia="Times New Roman" w:cstheme="minorHAnsi"/>
            </w:rPr>
            <w:delText>?</w:delText>
          </w:r>
        </w:del>
      </w:ins>
      <w:ins w:id="53" w:author="Mariam Durrani" w:date="2026-03-05T14:35:00Z" w16du:dateUtc="2026-03-05T09:35:00Z">
        <w:del w:id="54" w:author="Saima Naveed" w:date="2026-04-16T10:19:00Z" w16du:dateUtc="2026-04-16T05:19:00Z">
          <w:r w:rsidR="00F24387" w:rsidDel="002D7C8E">
            <w:rPr>
              <w:rFonts w:eastAsia="Times New Roman" w:cstheme="minorHAnsi"/>
            </w:rPr>
            <w:delText xml:space="preserve"> Also what happens when the role changes? Maybe an access reset or review upon</w:delText>
          </w:r>
        </w:del>
      </w:ins>
      <w:ins w:id="55" w:author="Mariam Durrani" w:date="2026-03-05T14:35:00Z">
        <w:del w:id="56" w:author="Saima Naveed" w:date="2026-04-16T10:19:00Z" w16du:dateUtc="2026-04-16T05:19:00Z">
          <w:r w:rsidR="00F24387" w:rsidRPr="00F24387" w:rsidDel="002D7C8E">
            <w:rPr>
              <w:rFonts w:eastAsia="Times New Roman" w:cstheme="minorHAnsi"/>
            </w:rPr>
            <w:delText xml:space="preserve"> any change in job role</w:delText>
          </w:r>
        </w:del>
      </w:ins>
      <w:ins w:id="57" w:author="Mariam Durrani" w:date="2026-03-05T14:35:00Z" w16du:dateUtc="2026-03-05T09:35:00Z">
        <w:del w:id="58" w:author="Saima Naveed" w:date="2026-04-16T10:19:00Z" w16du:dateUtc="2026-04-16T05:19:00Z">
          <w:r w:rsidR="00F24387" w:rsidDel="002D7C8E">
            <w:rPr>
              <w:rFonts w:eastAsia="Times New Roman" w:cstheme="minorHAnsi"/>
            </w:rPr>
            <w:delText xml:space="preserve"> or replacement</w:delText>
          </w:r>
        </w:del>
      </w:ins>
      <w:ins w:id="59" w:author="Mariam Durrani" w:date="2026-03-05T14:35:00Z">
        <w:del w:id="60" w:author="Saima Naveed" w:date="2026-04-16T10:19:00Z" w16du:dateUtc="2026-04-16T05:19:00Z">
          <w:r w:rsidR="00F24387" w:rsidRPr="00F24387" w:rsidDel="002D7C8E">
            <w:rPr>
              <w:rFonts w:eastAsia="Times New Roman" w:cstheme="minorHAnsi"/>
            </w:rPr>
            <w:delText>.</w:delText>
          </w:r>
        </w:del>
      </w:ins>
    </w:p>
    <w:p w14:paraId="4E31E333" w14:textId="696D6B56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 xml:space="preserve">Undergo </w:t>
      </w:r>
      <w:r w:rsidR="00F24387">
        <w:rPr>
          <w:rFonts w:eastAsia="Times New Roman" w:cstheme="minorHAnsi"/>
        </w:rPr>
        <w:t xml:space="preserve">documented </w:t>
      </w:r>
      <w:r w:rsidRPr="00ED4F70">
        <w:rPr>
          <w:rFonts w:eastAsia="Times New Roman" w:cstheme="minorHAnsi"/>
        </w:rPr>
        <w:t xml:space="preserve">quarterly </w:t>
      </w:r>
      <w:r w:rsidR="00F24387">
        <w:rPr>
          <w:rFonts w:eastAsia="Times New Roman" w:cstheme="minorHAnsi"/>
        </w:rPr>
        <w:t xml:space="preserve">user </w:t>
      </w:r>
      <w:r w:rsidRPr="00ED4F70">
        <w:rPr>
          <w:rFonts w:eastAsia="Times New Roman" w:cstheme="minorHAnsi"/>
        </w:rPr>
        <w:t>access review</w:t>
      </w:r>
      <w:r w:rsidR="00F24387">
        <w:rPr>
          <w:rFonts w:eastAsia="Times New Roman" w:cstheme="minorHAnsi"/>
        </w:rPr>
        <w:t xml:space="preserve"> (after 90 days) undertaken by </w:t>
      </w:r>
      <w:r w:rsidR="00135645">
        <w:rPr>
          <w:rFonts w:eastAsia="Times New Roman" w:cstheme="minorHAnsi"/>
        </w:rPr>
        <w:t xml:space="preserve">IT Security  team </w:t>
      </w:r>
      <w:ins w:id="61" w:author="Mariam Durrani" w:date="2026-03-05T14:38:00Z" w16du:dateUtc="2026-03-05T09:38:00Z">
        <w:del w:id="62" w:author="Saima Naveed" w:date="2026-04-16T10:19:00Z" w16du:dateUtc="2026-04-16T05:19:00Z">
          <w:r w:rsidR="00F24387" w:rsidDel="002D7C8E">
            <w:rPr>
              <w:rFonts w:eastAsia="Times New Roman" w:cstheme="minorHAnsi"/>
            </w:rPr>
            <w:delText>who???</w:delText>
          </w:r>
        </w:del>
      </w:ins>
    </w:p>
    <w:p w14:paraId="6AE5F01E" w14:textId="77777777" w:rsidR="00ED4F70" w:rsidRPr="00ED4F70" w:rsidRDefault="00ED4F70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Be automatically deprovisioned on exit</w:t>
      </w:r>
    </w:p>
    <w:p w14:paraId="7DD0F59E" w14:textId="19C0F4E7" w:rsidR="00F24387" w:rsidRPr="00ED4F70" w:rsidRDefault="00ED4F70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ED4F70">
        <w:rPr>
          <w:rFonts w:eastAsia="Times New Roman" w:cstheme="minorHAnsi"/>
        </w:rPr>
        <w:t>No personal email-based subscriptions permitted.</w:t>
      </w:r>
    </w:p>
    <w:p w14:paraId="5070CA3A" w14:textId="7687C128" w:rsidR="0049312C" w:rsidRPr="0049312C" w:rsidRDefault="0049312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9312C">
        <w:rPr>
          <w:rFonts w:eastAsia="Times New Roman" w:cstheme="minorHAnsi"/>
          <w:b/>
          <w:bCs/>
        </w:rPr>
        <w:t>Data Protection &amp; Cloud Governance</w:t>
      </w:r>
    </w:p>
    <w:p w14:paraId="120B0530" w14:textId="33B78152" w:rsidR="0049312C" w:rsidRPr="0049312C" w:rsidRDefault="00F2438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Company </w:t>
      </w:r>
      <w:del w:id="63" w:author="Mariam Durrani" w:date="2026-03-05T14:41:00Z" w16du:dateUtc="2026-03-05T09:41:00Z">
        <w:r w:rsidR="0049312C" w:rsidRPr="0049312C" w:rsidDel="00F24387">
          <w:rPr>
            <w:rFonts w:eastAsia="Times New Roman" w:cstheme="minorHAnsi"/>
          </w:rPr>
          <w:delText>PCL</w:delText>
        </w:r>
      </w:del>
      <w:r w:rsidR="0049312C" w:rsidRPr="0049312C">
        <w:rPr>
          <w:rFonts w:eastAsia="Times New Roman" w:cstheme="minorHAnsi"/>
        </w:rPr>
        <w:t xml:space="preserve"> shall ensure:</w:t>
      </w:r>
    </w:p>
    <w:p w14:paraId="4BD2CE6A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Encryption at rest and in transit</w:t>
      </w:r>
    </w:p>
    <w:p w14:paraId="71459963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Data classification enforcement</w:t>
      </w:r>
    </w:p>
    <w:p w14:paraId="0DC20B7A" w14:textId="353EFD6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Cloud vendor due diligence</w:t>
      </w:r>
    </w:p>
    <w:p w14:paraId="0995B2F4" w14:textId="77777777" w:rsidR="00D74828" w:rsidRPr="00756FF3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Data residency evaluation</w:t>
      </w:r>
    </w:p>
    <w:p w14:paraId="56B1AD0B" w14:textId="128DD9CD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 xml:space="preserve">Exit </w:t>
      </w:r>
      <w:r w:rsidR="00F24387">
        <w:rPr>
          <w:rFonts w:eastAsia="Times New Roman" w:cstheme="minorHAnsi"/>
        </w:rPr>
        <w:t xml:space="preserve">and </w:t>
      </w:r>
      <w:del w:id="64" w:author="Mariam Durrani" w:date="2026-03-05T14:39:00Z" w16du:dateUtc="2026-03-05T09:39:00Z">
        <w:r w:rsidRPr="0049312C" w:rsidDel="00F24387">
          <w:rPr>
            <w:rFonts w:eastAsia="Times New Roman" w:cstheme="minorHAnsi"/>
          </w:rPr>
          <w:delText>&amp;</w:delText>
        </w:r>
      </w:del>
      <w:r w:rsidRPr="0049312C">
        <w:rPr>
          <w:rFonts w:eastAsia="Times New Roman" w:cstheme="minorHAnsi"/>
        </w:rPr>
        <w:t>data deletion assurance</w:t>
      </w:r>
      <w:ins w:id="65" w:author="Mariam Durrani" w:date="2026-03-05T14:39:00Z" w16du:dateUtc="2026-03-05T09:39:00Z">
        <w:r w:rsidR="00F24387">
          <w:rPr>
            <w:rFonts w:eastAsia="Times New Roman" w:cstheme="minorHAnsi"/>
          </w:rPr>
          <w:t xml:space="preserve"> </w:t>
        </w:r>
      </w:ins>
      <w:ins w:id="66" w:author="Mariam Durrani" w:date="2026-03-05T14:41:00Z" w16du:dateUtc="2026-03-05T09:41:00Z">
        <w:del w:id="67" w:author="Saima Naveed" w:date="2026-04-16T10:20:00Z" w16du:dateUtc="2026-04-16T05:20:00Z">
          <w:r w:rsidR="00F24387" w:rsidDel="007B7C98">
            <w:rPr>
              <w:rFonts w:eastAsia="Times New Roman" w:cstheme="minorHAnsi"/>
            </w:rPr>
            <w:delText>(what</w:delText>
          </w:r>
        </w:del>
      </w:ins>
      <w:ins w:id="68" w:author="Mariam Durrani" w:date="2026-03-05T14:39:00Z" w16du:dateUtc="2026-03-05T09:39:00Z">
        <w:del w:id="69" w:author="Saima Naveed" w:date="2026-04-16T10:20:00Z" w16du:dateUtc="2026-04-16T05:20:00Z">
          <w:r w:rsidR="00F24387" w:rsidDel="007B7C98">
            <w:rPr>
              <w:rFonts w:eastAsia="Times New Roman" w:cstheme="minorHAnsi"/>
            </w:rPr>
            <w:delText xml:space="preserve"> will this be </w:delText>
          </w:r>
          <w:commentRangeStart w:id="70"/>
          <w:r w:rsidR="00F24387" w:rsidDel="007B7C98">
            <w:rPr>
              <w:rFonts w:eastAsia="Times New Roman" w:cstheme="minorHAnsi"/>
            </w:rPr>
            <w:delText>measured</w:delText>
          </w:r>
        </w:del>
      </w:ins>
      <w:commentRangeEnd w:id="70"/>
      <w:del w:id="71" w:author="Saima Naveed" w:date="2026-04-16T10:20:00Z" w16du:dateUtc="2026-04-16T05:20:00Z">
        <w:r w:rsidR="00135645" w:rsidDel="007B7C98">
          <w:rPr>
            <w:rStyle w:val="CommentReference"/>
            <w:rFonts w:eastAsia="Times New Roman" w:cstheme="minorHAnsi"/>
            <w:sz w:val="22"/>
            <w:szCs w:val="22"/>
          </w:rPr>
          <w:commentReference w:id="70"/>
        </w:r>
      </w:del>
      <w:ins w:id="72" w:author="Mariam Durrani" w:date="2026-03-05T14:39:00Z" w16du:dateUtc="2026-03-05T09:39:00Z">
        <w:del w:id="73" w:author="Saima Naveed" w:date="2026-04-16T10:20:00Z" w16du:dateUtc="2026-04-16T05:20:00Z">
          <w:r w:rsidR="00F24387" w:rsidDel="007B7C98">
            <w:rPr>
              <w:rFonts w:eastAsia="Times New Roman" w:cstheme="minorHAnsi"/>
            </w:rPr>
            <w:delText xml:space="preserve"> against?)</w:delText>
          </w:r>
        </w:del>
      </w:ins>
    </w:p>
    <w:p w14:paraId="79485E9A" w14:textId="77777777" w:rsidR="0049312C" w:rsidRPr="0049312C" w:rsidRDefault="0049312C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Upload of PCL data to external platforms without IT authorization is prohibited.</w:t>
      </w:r>
    </w:p>
    <w:p w14:paraId="2870D4D3" w14:textId="20B3924B" w:rsidR="0049312C" w:rsidRPr="0049312C" w:rsidRDefault="0049312C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9312C">
        <w:rPr>
          <w:rFonts w:eastAsia="Times New Roman" w:cstheme="minorHAnsi"/>
          <w:b/>
          <w:bCs/>
        </w:rPr>
        <w:t>Monitoring &amp; Detection</w:t>
      </w:r>
    </w:p>
    <w:p w14:paraId="0BA17693" w14:textId="2FEECA93" w:rsidR="0049312C" w:rsidRPr="0049312C" w:rsidRDefault="00F2438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Company </w:t>
      </w:r>
      <w:del w:id="74" w:author="Mariam Durrani" w:date="2026-03-05T14:41:00Z" w16du:dateUtc="2026-03-05T09:41:00Z">
        <w:r w:rsidR="0049312C" w:rsidRPr="0049312C" w:rsidDel="00F24387">
          <w:rPr>
            <w:rFonts w:eastAsia="Times New Roman" w:cstheme="minorHAnsi"/>
          </w:rPr>
          <w:delText>PCL</w:delText>
        </w:r>
      </w:del>
      <w:r w:rsidR="0049312C" w:rsidRPr="0049312C">
        <w:rPr>
          <w:rFonts w:eastAsia="Times New Roman" w:cstheme="minorHAnsi"/>
        </w:rPr>
        <w:t xml:space="preserve"> shall implement:</w:t>
      </w:r>
    </w:p>
    <w:p w14:paraId="4C4EA9A9" w14:textId="6BD01990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del w:id="75" w:author="Mariam Durrani" w:date="2026-03-05T14:41:00Z" w16du:dateUtc="2026-03-05T09:41:00Z">
        <w:r w:rsidRPr="0049312C" w:rsidDel="00F24387">
          <w:rPr>
            <w:rFonts w:eastAsia="Times New Roman" w:cstheme="minorHAnsi"/>
          </w:rPr>
          <w:delText xml:space="preserve">Centralized </w:delText>
        </w:r>
      </w:del>
      <w:ins w:id="76" w:author="Mariam Durrani" w:date="2026-03-05T14:41:00Z" w16du:dateUtc="2026-03-05T09:41:00Z">
        <w:r w:rsidR="00F24387">
          <w:rPr>
            <w:rFonts w:eastAsia="Times New Roman" w:cstheme="minorHAnsi"/>
          </w:rPr>
          <w:t>Centralised</w:t>
        </w:r>
        <w:r w:rsidR="00F24387" w:rsidRPr="0049312C">
          <w:rPr>
            <w:rFonts w:eastAsia="Times New Roman" w:cstheme="minorHAnsi"/>
          </w:rPr>
          <w:t xml:space="preserve"> </w:t>
        </w:r>
      </w:ins>
      <w:r w:rsidRPr="0049312C">
        <w:rPr>
          <w:rFonts w:eastAsia="Times New Roman" w:cstheme="minorHAnsi"/>
        </w:rPr>
        <w:t>logging</w:t>
      </w:r>
    </w:p>
    <w:p w14:paraId="00CFA472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SaaS usage visibility</w:t>
      </w:r>
    </w:p>
    <w:p w14:paraId="38E45A0B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License compliance reviews</w:t>
      </w:r>
    </w:p>
    <w:p w14:paraId="2B5F2D6B" w14:textId="77777777" w:rsidR="0049312C" w:rsidRPr="0049312C" w:rsidRDefault="0049312C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49312C">
        <w:rPr>
          <w:rFonts w:eastAsia="Times New Roman" w:cstheme="minorHAnsi"/>
        </w:rPr>
        <w:t>Vulnerability and patch management</w:t>
      </w:r>
    </w:p>
    <w:p w14:paraId="7D5E2381" w14:textId="4B9E7F3C" w:rsidR="0049312C" w:rsidRPr="0049312C" w:rsidRDefault="00230ED2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Quarter</w:t>
      </w:r>
      <w:r w:rsidR="0049312C" w:rsidRPr="0049312C">
        <w:rPr>
          <w:rFonts w:eastAsia="Times New Roman" w:cstheme="minorHAnsi"/>
        </w:rPr>
        <w:t xml:space="preserve">ly governance reporting to </w:t>
      </w:r>
      <w:r w:rsidR="00F24387">
        <w:rPr>
          <w:rFonts w:eastAsia="Times New Roman" w:cstheme="minorHAnsi"/>
        </w:rPr>
        <w:t xml:space="preserve">the </w:t>
      </w:r>
      <w:r w:rsidR="0049312C" w:rsidRPr="0049312C">
        <w:rPr>
          <w:rFonts w:eastAsia="Times New Roman" w:cstheme="minorHAnsi"/>
        </w:rPr>
        <w:t>CEO</w:t>
      </w:r>
    </w:p>
    <w:p w14:paraId="080F3BEC" w14:textId="7417F51A" w:rsidR="00982618" w:rsidRPr="00982618" w:rsidRDefault="00982618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982618">
        <w:rPr>
          <w:rFonts w:eastAsia="Times New Roman" w:cstheme="minorHAnsi"/>
          <w:b/>
          <w:bCs/>
        </w:rPr>
        <w:t xml:space="preserve">Incident Response </w:t>
      </w:r>
      <w:r w:rsidR="004345A3">
        <w:rPr>
          <w:rFonts w:eastAsia="Times New Roman" w:cstheme="minorHAnsi"/>
          <w:b/>
          <w:bCs/>
        </w:rPr>
        <w:t xml:space="preserve">and </w:t>
      </w:r>
      <w:del w:id="77" w:author="Mariam Durrani" w:date="2026-03-05T14:42:00Z" w16du:dateUtc="2026-03-05T09:42:00Z">
        <w:r w:rsidRPr="00982618" w:rsidDel="004345A3">
          <w:rPr>
            <w:rFonts w:eastAsia="Times New Roman" w:cstheme="minorHAnsi"/>
            <w:b/>
            <w:bCs/>
          </w:rPr>
          <w:delText>&amp;</w:delText>
        </w:r>
      </w:del>
      <w:r w:rsidRPr="00982618">
        <w:rPr>
          <w:rFonts w:eastAsia="Times New Roman" w:cstheme="minorHAnsi"/>
          <w:b/>
          <w:bCs/>
        </w:rPr>
        <w:t xml:space="preserve"> </w:t>
      </w:r>
      <w:r w:rsidR="003B24A3" w:rsidRPr="00756FF3">
        <w:rPr>
          <w:rFonts w:eastAsia="Times New Roman" w:cstheme="minorHAnsi"/>
          <w:b/>
          <w:bCs/>
        </w:rPr>
        <w:t xml:space="preserve">Cyber </w:t>
      </w:r>
      <w:r w:rsidRPr="00982618">
        <w:rPr>
          <w:rFonts w:eastAsia="Times New Roman" w:cstheme="minorHAnsi"/>
          <w:b/>
          <w:bCs/>
        </w:rPr>
        <w:t>Resilience</w:t>
      </w:r>
      <w:r w:rsidR="00920A23" w:rsidRPr="00756FF3">
        <w:rPr>
          <w:rFonts w:eastAsia="Times New Roman" w:cstheme="minorHAnsi"/>
          <w:b/>
          <w:bCs/>
        </w:rPr>
        <w:br/>
      </w:r>
    </w:p>
    <w:p w14:paraId="465DF65C" w14:textId="77777777" w:rsidR="00D2648F" w:rsidRDefault="004345A3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The Company </w:t>
      </w:r>
      <w:del w:id="78" w:author="Mariam Durrani" w:date="2026-03-05T14:42:00Z" w16du:dateUtc="2026-03-05T09:42:00Z">
        <w:r w:rsidR="00982618" w:rsidRPr="00982618" w:rsidDel="004345A3">
          <w:rPr>
            <w:rFonts w:eastAsia="Times New Roman" w:cstheme="minorHAnsi"/>
          </w:rPr>
          <w:delText>PCL</w:delText>
        </w:r>
      </w:del>
      <w:r w:rsidR="00982618" w:rsidRPr="00982618">
        <w:rPr>
          <w:rFonts w:eastAsia="Times New Roman" w:cstheme="minorHAnsi"/>
        </w:rPr>
        <w:t xml:space="preserve"> shall maintain</w:t>
      </w:r>
      <w:r w:rsidR="003006C2" w:rsidRPr="00756FF3">
        <w:rPr>
          <w:rFonts w:eastAsia="Times New Roman" w:cstheme="minorHAnsi"/>
        </w:rPr>
        <w:t xml:space="preserve"> a structured incident response </w:t>
      </w:r>
      <w:commentRangeStart w:id="79"/>
      <w:commentRangeStart w:id="80"/>
      <w:r w:rsidR="003006C2" w:rsidRPr="00756FF3">
        <w:rPr>
          <w:rFonts w:eastAsia="Times New Roman" w:cstheme="minorHAnsi"/>
        </w:rPr>
        <w:t>capability</w:t>
      </w:r>
      <w:commentRangeEnd w:id="79"/>
      <w:r>
        <w:rPr>
          <w:rStyle w:val="CommentReference"/>
          <w:rFonts w:eastAsia="Times New Roman" w:cstheme="minorHAnsi"/>
          <w:sz w:val="22"/>
          <w:szCs w:val="22"/>
        </w:rPr>
        <w:commentReference w:id="79"/>
      </w:r>
      <w:commentRangeEnd w:id="80"/>
      <w:r w:rsidR="00D2648F">
        <w:rPr>
          <w:rStyle w:val="CommentReference"/>
          <w:rFonts w:eastAsia="Times New Roman" w:cstheme="minorHAnsi"/>
          <w:sz w:val="22"/>
          <w:szCs w:val="22"/>
        </w:rPr>
        <w:commentReference w:id="80"/>
      </w:r>
      <w:r w:rsidR="00867A3E">
        <w:rPr>
          <w:rFonts w:eastAsia="Times New Roman" w:cstheme="minorHAnsi"/>
        </w:rPr>
        <w:t>.</w:t>
      </w:r>
      <w:ins w:id="81" w:author="Saima Naveed" w:date="2026-03-19T12:42:00Z" w16du:dateUtc="2026-03-19T07:42:00Z">
        <w:r w:rsidR="00BE28D9">
          <w:rPr>
            <w:rFonts w:eastAsia="Times New Roman" w:cstheme="minorHAnsi"/>
          </w:rPr>
          <w:t xml:space="preserve"> </w:t>
        </w:r>
      </w:ins>
    </w:p>
    <w:p w14:paraId="651EFA97" w14:textId="4B95A168" w:rsidR="00C76367" w:rsidRDefault="004345A3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345A3">
        <w:rPr>
          <w:rFonts w:eastAsia="Times New Roman" w:cstheme="minorHAnsi"/>
        </w:rPr>
        <w:t xml:space="preserve">The Company shall maintain a </w:t>
      </w:r>
      <w:r>
        <w:rPr>
          <w:rFonts w:eastAsia="Times New Roman" w:cstheme="minorHAnsi"/>
        </w:rPr>
        <w:t>computer security incident reporting mechanism</w:t>
      </w:r>
      <w:r w:rsidRPr="004345A3">
        <w:rPr>
          <w:rFonts w:eastAsia="Times New Roman" w:cstheme="minorHAnsi"/>
        </w:rPr>
        <w:t>, led by the Head of IT, with oversight from the IT</w:t>
      </w:r>
      <w:r>
        <w:rPr>
          <w:rFonts w:eastAsia="Times New Roman" w:cstheme="minorHAnsi"/>
        </w:rPr>
        <w:t xml:space="preserve">SC. </w:t>
      </w:r>
    </w:p>
    <w:p w14:paraId="4B7A92CB" w14:textId="3D92CA5C" w:rsidR="00982618" w:rsidRPr="00982618" w:rsidRDefault="00C76367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>PCL shall maintain</w:t>
      </w:r>
      <w:r w:rsidR="00982618" w:rsidRPr="00982618">
        <w:rPr>
          <w:rFonts w:eastAsia="Times New Roman" w:cstheme="minorHAnsi"/>
        </w:rPr>
        <w:t>:</w:t>
      </w:r>
    </w:p>
    <w:p w14:paraId="385E4938" w14:textId="77777777" w:rsidR="00982618" w:rsidRPr="00982618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Incident classification matrix</w:t>
      </w:r>
    </w:p>
    <w:p w14:paraId="142BAA29" w14:textId="77777777" w:rsidR="00982618" w:rsidRPr="00982618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Ransomware containment protocol</w:t>
      </w:r>
    </w:p>
    <w:p w14:paraId="5FB0AFB9" w14:textId="77777777" w:rsidR="00230ED2" w:rsidRPr="00756FF3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Executive notification procedure</w:t>
      </w:r>
    </w:p>
    <w:p w14:paraId="31B11FCC" w14:textId="05F08AA6" w:rsidR="00982618" w:rsidRPr="00756FF3" w:rsidRDefault="00982618" w:rsidP="009A1763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 xml:space="preserve">Disaster recovery </w:t>
      </w:r>
      <w:r w:rsidR="00295267">
        <w:rPr>
          <w:rFonts w:eastAsia="Times New Roman" w:cstheme="minorHAnsi"/>
        </w:rPr>
        <w:t>procedures</w:t>
      </w:r>
      <w:r w:rsidRPr="00982618">
        <w:rPr>
          <w:rFonts w:eastAsia="Times New Roman" w:cstheme="minorHAnsi"/>
        </w:rPr>
        <w:t xml:space="preserve"> (RTO/RPO defined)</w:t>
      </w:r>
    </w:p>
    <w:p w14:paraId="36C240C5" w14:textId="77777777" w:rsidR="00FF671F" w:rsidRPr="00756FF3" w:rsidRDefault="00FF671F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The incident response lifecycle includes:</w:t>
      </w:r>
    </w:p>
    <w:p w14:paraId="553B8E05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Detection</w:t>
      </w:r>
    </w:p>
    <w:p w14:paraId="68C44874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Containment</w:t>
      </w:r>
    </w:p>
    <w:p w14:paraId="4D1C86E5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Investigation</w:t>
      </w:r>
    </w:p>
    <w:p w14:paraId="5A6FE997" w14:textId="77777777" w:rsidR="00FF671F" w:rsidRPr="00756FF3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Recovery</w:t>
      </w:r>
    </w:p>
    <w:p w14:paraId="66054040" w14:textId="6AF7584A" w:rsidR="00FF671F" w:rsidRDefault="00FF671F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56FF3">
        <w:rPr>
          <w:rFonts w:eastAsia="Times New Roman" w:cstheme="minorHAnsi"/>
        </w:rPr>
        <w:t>Post-incident review</w:t>
      </w:r>
    </w:p>
    <w:p w14:paraId="12AE09C9" w14:textId="0E74C5A9" w:rsidR="004345A3" w:rsidRDefault="004345A3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345A3">
        <w:rPr>
          <w:rFonts w:eastAsia="Times New Roman" w:cstheme="minorHAnsi"/>
        </w:rPr>
        <w:t xml:space="preserve">No employee, including Business Heads, shall communicate with the media, customers, or regulators regarding a security incident without explicit </w:t>
      </w:r>
      <w:r>
        <w:rPr>
          <w:rFonts w:eastAsia="Times New Roman" w:cstheme="minorHAnsi"/>
        </w:rPr>
        <w:t>authorisation</w:t>
      </w:r>
      <w:r w:rsidRPr="004345A3">
        <w:rPr>
          <w:rFonts w:eastAsia="Times New Roman" w:cstheme="minorHAnsi"/>
        </w:rPr>
        <w:t xml:space="preserve"> from the CEO</w:t>
      </w:r>
      <w:r>
        <w:rPr>
          <w:rFonts w:eastAsia="Times New Roman" w:cstheme="minorHAnsi"/>
        </w:rPr>
        <w:t>.</w:t>
      </w:r>
    </w:p>
    <w:p w14:paraId="38B7893B" w14:textId="33CECBA5" w:rsidR="004345A3" w:rsidRPr="00756FF3" w:rsidRDefault="004345A3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345A3">
        <w:rPr>
          <w:rFonts w:eastAsia="Times New Roman" w:cstheme="minorHAnsi"/>
        </w:rPr>
        <w:t>The Head of IT must monitor the status of critical 3rd party providers and report outages to the affected Business Heads.</w:t>
      </w:r>
    </w:p>
    <w:p w14:paraId="47F5970C" w14:textId="3F057E7A" w:rsidR="00982618" w:rsidRPr="00982618" w:rsidRDefault="00982618" w:rsidP="009A1763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982618">
        <w:rPr>
          <w:rFonts w:eastAsia="Times New Roman" w:cstheme="minorHAnsi"/>
          <w:b/>
          <w:bCs/>
        </w:rPr>
        <w:t>Risk Management &amp; Exceptions</w:t>
      </w:r>
    </w:p>
    <w:p w14:paraId="3C09FEF8" w14:textId="0C6C1DF0" w:rsidR="004345A3" w:rsidRDefault="004345A3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345A3">
        <w:rPr>
          <w:rFonts w:eastAsia="Times New Roman" w:cstheme="minorHAnsi"/>
        </w:rPr>
        <w:t>The Business Head requesting the exception must formally "Accept" the risk on behalf of their department.</w:t>
      </w:r>
    </w:p>
    <w:p w14:paraId="33B093DB" w14:textId="590C1550" w:rsidR="00982618" w:rsidRPr="00982618" w:rsidRDefault="00982618" w:rsidP="009A1763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Exceptions require:</w:t>
      </w:r>
      <w:ins w:id="82" w:author="Mariam Durrani" w:date="2026-03-05T14:49:00Z" w16du:dateUtc="2026-03-05T09:49:00Z">
        <w:r w:rsidR="004345A3">
          <w:rPr>
            <w:rFonts w:eastAsia="Times New Roman" w:cstheme="minorHAnsi"/>
          </w:rPr>
          <w:t xml:space="preserve"> </w:t>
        </w:r>
        <w:del w:id="83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>(exceptions can also be time bound)</w:delText>
          </w:r>
        </w:del>
      </w:ins>
    </w:p>
    <w:p w14:paraId="18251300" w14:textId="7917AD3C" w:rsidR="00982618" w:rsidRPr="00982618" w:rsidRDefault="004345A3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345A3">
        <w:rPr>
          <w:rFonts w:eastAsia="Times New Roman" w:cstheme="minorHAnsi"/>
        </w:rPr>
        <w:t xml:space="preserve">Every exception must be accompanied by a </w:t>
      </w:r>
      <w:r w:rsidR="00D2648F">
        <w:rPr>
          <w:rFonts w:eastAsia="Times New Roman" w:cstheme="minorHAnsi"/>
        </w:rPr>
        <w:t xml:space="preserve">documented risk assessment with </w:t>
      </w:r>
      <w:r w:rsidRPr="004345A3">
        <w:rPr>
          <w:rFonts w:eastAsia="Times New Roman" w:cstheme="minorHAnsi"/>
        </w:rPr>
        <w:t>risk impact analysis conducted by IT, outlining the specific threats introduced by the deviation.</w:t>
      </w:r>
      <w:r>
        <w:rPr>
          <w:rFonts w:eastAsia="Times New Roman" w:cstheme="minorHAnsi"/>
        </w:rPr>
        <w:t xml:space="preserve"> </w:t>
      </w:r>
    </w:p>
    <w:p w14:paraId="6156A3B1" w14:textId="77777777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Compensating controls</w:t>
      </w:r>
    </w:p>
    <w:p w14:paraId="53D29C16" w14:textId="03902757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CE</w:t>
      </w:r>
      <w:r w:rsidR="00A14E3E">
        <w:rPr>
          <w:rFonts w:eastAsia="Times New Roman" w:cstheme="minorHAnsi"/>
        </w:rPr>
        <w:t>O</w:t>
      </w:r>
      <w:r w:rsidRPr="00982618">
        <w:rPr>
          <w:rFonts w:eastAsia="Times New Roman" w:cstheme="minorHAnsi"/>
        </w:rPr>
        <w:t xml:space="preserve"> approval for high-risk deviations</w:t>
      </w:r>
      <w:r w:rsidR="00A14E3E">
        <w:rPr>
          <w:rFonts w:eastAsia="Times New Roman" w:cstheme="minorHAnsi"/>
        </w:rPr>
        <w:t xml:space="preserve"> and ITSC’s approval for Low &amp; Medium risk deviations</w:t>
      </w:r>
      <w:ins w:id="84" w:author="Mariam Durrani" w:date="2026-03-05T14:49:00Z" w16du:dateUtc="2026-03-05T09:49:00Z">
        <w:r w:rsidR="004345A3">
          <w:rPr>
            <w:rFonts w:eastAsia="Times New Roman" w:cstheme="minorHAnsi"/>
          </w:rPr>
          <w:t xml:space="preserve"> </w:t>
        </w:r>
        <w:del w:id="85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 xml:space="preserve">( need to define what </w:delText>
          </w:r>
          <w:commentRangeStart w:id="86"/>
          <w:r w:rsidR="004345A3" w:rsidDel="007B7C98">
            <w:rPr>
              <w:rFonts w:eastAsia="Times New Roman" w:cstheme="minorHAnsi"/>
            </w:rPr>
            <w:delText>those</w:delText>
          </w:r>
        </w:del>
      </w:ins>
      <w:commentRangeEnd w:id="86"/>
      <w:del w:id="87" w:author="Saima Naveed" w:date="2026-04-16T10:20:00Z" w16du:dateUtc="2026-04-16T05:20:00Z">
        <w:r w:rsidR="00D2648F" w:rsidDel="007B7C98">
          <w:rPr>
            <w:rStyle w:val="CommentReference"/>
            <w:rFonts w:eastAsia="Times New Roman" w:cstheme="minorHAnsi"/>
            <w:sz w:val="22"/>
            <w:szCs w:val="22"/>
          </w:rPr>
          <w:commentReference w:id="86"/>
        </w:r>
      </w:del>
      <w:ins w:id="88" w:author="Mariam Durrani" w:date="2026-03-05T14:49:00Z" w16du:dateUtc="2026-03-05T09:49:00Z">
        <w:del w:id="89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 xml:space="preserve"> are otherwise delegation will not work effectively)</w:delText>
          </w:r>
        </w:del>
      </w:ins>
    </w:p>
    <w:p w14:paraId="51BAC937" w14:textId="45A4C442" w:rsidR="00982618" w:rsidRPr="00982618" w:rsidRDefault="00982618" w:rsidP="009A1763">
      <w:pPr>
        <w:pStyle w:val="ListParagraph"/>
        <w:numPr>
          <w:ilvl w:val="2"/>
          <w:numId w:val="56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982618">
        <w:rPr>
          <w:rFonts w:eastAsia="Times New Roman" w:cstheme="minorHAnsi"/>
        </w:rPr>
        <w:t>Inclusion in centralized risk register</w:t>
      </w:r>
      <w:ins w:id="90" w:author="Mariam Durrani" w:date="2026-03-05T14:51:00Z" w16du:dateUtc="2026-03-05T09:51:00Z">
        <w:del w:id="91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 xml:space="preserve"> ( approval authority to be aligned by the </w:delText>
          </w:r>
          <w:commentRangeStart w:id="92"/>
          <w:r w:rsidR="004345A3" w:rsidDel="007B7C98">
            <w:rPr>
              <w:rFonts w:eastAsia="Times New Roman" w:cstheme="minorHAnsi"/>
            </w:rPr>
            <w:delText>level</w:delText>
          </w:r>
        </w:del>
      </w:ins>
      <w:commentRangeEnd w:id="92"/>
      <w:del w:id="93" w:author="Saima Naveed" w:date="2026-04-16T10:20:00Z" w16du:dateUtc="2026-04-16T05:20:00Z">
        <w:r w:rsidR="00A14E3E" w:rsidDel="007B7C98">
          <w:rPr>
            <w:rStyle w:val="CommentReference"/>
            <w:rFonts w:eastAsia="Times New Roman" w:cstheme="minorHAnsi"/>
            <w:sz w:val="22"/>
            <w:szCs w:val="22"/>
          </w:rPr>
          <w:commentReference w:id="92"/>
        </w:r>
      </w:del>
      <w:ins w:id="94" w:author="Mariam Durrani" w:date="2026-03-05T14:51:00Z" w16du:dateUtc="2026-03-05T09:51:00Z">
        <w:del w:id="95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 xml:space="preserve"> of risk </w:delText>
          </w:r>
          <w:commentRangeStart w:id="96"/>
          <w:r w:rsidR="004345A3" w:rsidDel="007B7C98">
            <w:rPr>
              <w:rFonts w:eastAsia="Times New Roman" w:cstheme="minorHAnsi"/>
            </w:rPr>
            <w:delText>ranging</w:delText>
          </w:r>
        </w:del>
      </w:ins>
      <w:commentRangeEnd w:id="96"/>
      <w:del w:id="97" w:author="Saima Naveed" w:date="2026-04-16T10:20:00Z" w16du:dateUtc="2026-04-16T05:20:00Z">
        <w:r w:rsidR="00D2648F" w:rsidDel="007B7C98">
          <w:rPr>
            <w:rStyle w:val="CommentReference"/>
            <w:rFonts w:eastAsia="Times New Roman" w:cstheme="minorHAnsi"/>
            <w:sz w:val="22"/>
            <w:szCs w:val="22"/>
          </w:rPr>
          <w:commentReference w:id="96"/>
        </w:r>
      </w:del>
      <w:ins w:id="98" w:author="Mariam Durrani" w:date="2026-03-05T14:51:00Z" w16du:dateUtc="2026-03-05T09:51:00Z">
        <w:del w:id="99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 xml:space="preserve"> betw</w:delText>
          </w:r>
        </w:del>
      </w:ins>
      <w:ins w:id="100" w:author="Mariam Durrani" w:date="2026-03-05T14:52:00Z" w16du:dateUtc="2026-03-05T09:52:00Z">
        <w:del w:id="101" w:author="Saima Naveed" w:date="2026-04-16T10:20:00Z" w16du:dateUtc="2026-04-16T05:20:00Z">
          <w:r w:rsidR="004345A3" w:rsidDel="007B7C98">
            <w:rPr>
              <w:rFonts w:eastAsia="Times New Roman" w:cstheme="minorHAnsi"/>
            </w:rPr>
            <w:delText>een High, Medium, Low)</w:delText>
          </w:r>
        </w:del>
      </w:ins>
    </w:p>
    <w:p w14:paraId="2BFC354E" w14:textId="77777777" w:rsidR="0011394C" w:rsidRPr="00625767" w:rsidRDefault="0011394C" w:rsidP="009A1763">
      <w:pPr>
        <w:spacing w:before="120" w:afterLines="60" w:after="144" w:line="240" w:lineRule="auto"/>
        <w:rPr>
          <w:rFonts w:eastAsia="Times New Roman" w:cstheme="minorHAnsi"/>
        </w:rPr>
      </w:pPr>
    </w:p>
    <w:p w14:paraId="3DB5EE09" w14:textId="77777777" w:rsidR="000F115A" w:rsidRPr="006967B0" w:rsidRDefault="000F115A" w:rsidP="009A1763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0FD341F8" w14:textId="6120BAF2" w:rsidR="00A44922" w:rsidRPr="006967B0" w:rsidRDefault="00BA6D34" w:rsidP="009A1763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sectPr w:rsidR="00A44922" w:rsidRPr="006967B0" w:rsidSect="00871AC4">
      <w:headerReference w:type="default" r:id="rId14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riam Durrani" w:date="2026-03-05T14:10:00Z" w:initials="MD">
    <w:p w14:paraId="6FD47248" w14:textId="2A44D0EF" w:rsidR="0027371B" w:rsidRDefault="0027371B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I</w:t>
      </w:r>
      <w:r w:rsidRPr="0027371B">
        <w:t xml:space="preserve">t doesn’t state </w:t>
      </w:r>
      <w:r w:rsidRPr="0027371B">
        <w:rPr>
          <w:i/>
          <w:iCs/>
        </w:rPr>
        <w:t>why</w:t>
      </w:r>
      <w:r w:rsidRPr="0027371B">
        <w:t xml:space="preserve"> we align (risk mitigation) or how we measure success (compliance).</w:t>
      </w:r>
    </w:p>
  </w:comment>
  <w:comment w:id="2" w:author="Saima Naveed" w:date="2026-03-19T12:43:00Z" w:initials="SN">
    <w:p w14:paraId="5F987B65" w14:textId="2C8430AF" w:rsidR="00BE28D9" w:rsidRDefault="00BE28D9">
      <w:pPr>
        <w:pStyle w:val="CommentText"/>
      </w:pPr>
      <w:r>
        <w:rPr>
          <w:rStyle w:val="CommentReference"/>
        </w:rPr>
        <w:annotationRef/>
      </w:r>
      <w:r>
        <w:t>The published NIST framework is the criteria for success.</w:t>
      </w:r>
    </w:p>
  </w:comment>
  <w:comment w:id="3" w:author="Saima Naveed" w:date="2026-03-19T12:43:00Z" w:initials="SN">
    <w:p w14:paraId="3728AE18" w14:textId="2EAB8E1C" w:rsidR="00BE28D9" w:rsidRDefault="00BE28D9">
      <w:pPr>
        <w:pStyle w:val="CommentText"/>
      </w:pPr>
      <w:r>
        <w:rPr>
          <w:rStyle w:val="CommentReference"/>
        </w:rPr>
        <w:annotationRef/>
      </w:r>
    </w:p>
  </w:comment>
  <w:comment w:id="9" w:author="Saima Naveed" w:date="2026-03-19T14:07:00Z" w:initials="SN">
    <w:p w14:paraId="54D90AB0" w14:textId="67C27B97" w:rsidR="000F1842" w:rsidRDefault="000F1842">
      <w:pPr>
        <w:pStyle w:val="CommentText"/>
      </w:pPr>
      <w:r>
        <w:rPr>
          <w:rStyle w:val="CommentReference"/>
        </w:rPr>
        <w:annotationRef/>
      </w:r>
      <w:r>
        <w:t xml:space="preserve">It has been defined in ITSC </w:t>
      </w:r>
      <w:r w:rsidR="00EF258D">
        <w:t>Terms of Reference</w:t>
      </w:r>
    </w:p>
  </w:comment>
  <w:comment w:id="15" w:author="Saima Naveed" w:date="2026-03-19T12:48:00Z" w:initials="SN">
    <w:p w14:paraId="6C66F2B5" w14:textId="5A564010" w:rsidR="00135645" w:rsidRDefault="00135645">
      <w:pPr>
        <w:pStyle w:val="CommentText"/>
      </w:pPr>
      <w:r>
        <w:rPr>
          <w:rStyle w:val="CommentReference"/>
        </w:rPr>
        <w:annotationRef/>
      </w:r>
      <w:r>
        <w:t>Falls under External audit scope</w:t>
      </w:r>
    </w:p>
  </w:comment>
  <w:comment w:id="38" w:author="Saima Naveed" w:date="2026-03-19T12:51:00Z" w:initials="SN">
    <w:p w14:paraId="0C4C1B55" w14:textId="53725D3D" w:rsidR="00135645" w:rsidRDefault="00135645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49" w:author="Saima Naveed" w:date="2026-03-19T12:53:00Z" w:initials="SN">
    <w:p w14:paraId="3025B75C" w14:textId="3294CFD2" w:rsidR="00135645" w:rsidRDefault="00135645">
      <w:pPr>
        <w:pStyle w:val="CommentText"/>
      </w:pPr>
      <w:r>
        <w:rPr>
          <w:rStyle w:val="CommentReference"/>
        </w:rPr>
        <w:annotationRef/>
      </w:r>
      <w:r>
        <w:t>This will be covered in detail in next policy document pertaining to Access Control &amp; Identity Management</w:t>
      </w:r>
    </w:p>
  </w:comment>
  <w:comment w:id="70" w:author="Saima Naveed" w:date="2026-03-19T12:57:00Z" w:initials="SN">
    <w:p w14:paraId="1A8EFB0F" w14:textId="70675B7C" w:rsidR="00135645" w:rsidRDefault="00135645">
      <w:pPr>
        <w:pStyle w:val="CommentText"/>
      </w:pPr>
      <w:r>
        <w:rPr>
          <w:rStyle w:val="CommentReference"/>
        </w:rPr>
        <w:annotationRef/>
      </w:r>
      <w:r>
        <w:t xml:space="preserve">IT Security team reviews the cloud and receives logs from cloud service providers </w:t>
      </w:r>
      <w:r w:rsidR="00D2648F">
        <w:t>and documents it as artifact with exit document</w:t>
      </w:r>
    </w:p>
  </w:comment>
  <w:comment w:id="79" w:author="Mariam Durrani" w:date="2026-03-05T14:43:00Z" w:initials="MD">
    <w:p w14:paraId="2DB2DBF4" w14:textId="3166D1F8" w:rsidR="004345A3" w:rsidRDefault="004345A3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This is vague?</w:t>
      </w:r>
    </w:p>
  </w:comment>
  <w:comment w:id="80" w:author="Saima Naveed" w:date="2026-03-19T13:00:00Z" w:initials="SN">
    <w:p w14:paraId="383BB129" w14:textId="4448705F" w:rsidR="00D2648F" w:rsidRDefault="00D2648F">
      <w:pPr>
        <w:pStyle w:val="CommentText"/>
      </w:pPr>
      <w:r>
        <w:rPr>
          <w:rStyle w:val="CommentReference"/>
        </w:rPr>
        <w:annotationRef/>
      </w:r>
      <w:r>
        <w:t>Will be detailed in incident response policy</w:t>
      </w:r>
    </w:p>
  </w:comment>
  <w:comment w:id="86" w:author="Saima Naveed" w:date="2026-03-19T13:07:00Z" w:initials="SN">
    <w:p w14:paraId="482ECA38" w14:textId="22406240" w:rsidR="00D2648F" w:rsidRDefault="00D2648F">
      <w:pPr>
        <w:pStyle w:val="CommentText"/>
      </w:pPr>
      <w:r>
        <w:rPr>
          <w:rStyle w:val="CommentReference"/>
        </w:rPr>
        <w:annotationRef/>
      </w:r>
      <w:r>
        <w:t>Classification will be done in risk assessment and analysis report as per above clause</w:t>
      </w:r>
    </w:p>
  </w:comment>
  <w:comment w:id="92" w:author="Saima Naveed" w:date="2026-03-19T13:09:00Z" w:initials="SN">
    <w:p w14:paraId="1CE5F569" w14:textId="31CDEA7E" w:rsidR="00A14E3E" w:rsidRDefault="00A14E3E">
      <w:pPr>
        <w:pStyle w:val="CommentText"/>
      </w:pPr>
      <w:r>
        <w:rPr>
          <w:rStyle w:val="CommentReference"/>
        </w:rPr>
        <w:annotationRef/>
      </w:r>
      <w:r>
        <w:t>Included in above clause</w:t>
      </w:r>
    </w:p>
  </w:comment>
  <w:comment w:id="96" w:author="Saima Naveed" w:date="2026-03-19T13:08:00Z" w:initials="SN">
    <w:p w14:paraId="18969802" w14:textId="709ECE6D" w:rsidR="00D2648F" w:rsidRDefault="00D2648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D47248" w15:done="1"/>
  <w15:commentEx w15:paraId="5F987B65" w15:paraIdParent="6FD47248" w15:done="1"/>
  <w15:commentEx w15:paraId="3728AE18" w15:paraIdParent="6FD47248" w15:done="1"/>
  <w15:commentEx w15:paraId="54D90AB0" w15:done="1"/>
  <w15:commentEx w15:paraId="6C66F2B5" w15:done="0"/>
  <w15:commentEx w15:paraId="0C4C1B55" w15:done="0"/>
  <w15:commentEx w15:paraId="3025B75C" w15:done="1"/>
  <w15:commentEx w15:paraId="1A8EFB0F" w15:done="1"/>
  <w15:commentEx w15:paraId="2DB2DBF4" w15:done="1"/>
  <w15:commentEx w15:paraId="383BB129" w15:paraIdParent="2DB2DBF4" w15:done="1"/>
  <w15:commentEx w15:paraId="482ECA38" w15:done="1"/>
  <w15:commentEx w15:paraId="1CE5F569" w15:done="0"/>
  <w15:commentEx w15:paraId="1896980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726770" w16cex:dateUtc="2026-03-05T09:10:00Z"/>
  <w16cex:commentExtensible w16cex:durableId="7C0F4FC4" w16cex:dateUtc="2026-03-19T07:43:00Z"/>
  <w16cex:commentExtensible w16cex:durableId="6E345CC8" w16cex:dateUtc="2026-03-19T07:43:00Z"/>
  <w16cex:commentExtensible w16cex:durableId="6C3426CB" w16cex:dateUtc="2026-03-19T09:07:00Z"/>
  <w16cex:commentExtensible w16cex:durableId="35A56A90" w16cex:dateUtc="2026-03-19T07:48:00Z"/>
  <w16cex:commentExtensible w16cex:durableId="2FE735CB" w16cex:dateUtc="2026-03-19T07:51:00Z"/>
  <w16cex:commentExtensible w16cex:durableId="470B54F9" w16cex:dateUtc="2026-03-19T07:53:00Z"/>
  <w16cex:commentExtensible w16cex:durableId="6F8CD271" w16cex:dateUtc="2026-03-19T07:57:00Z"/>
  <w16cex:commentExtensible w16cex:durableId="7D80FBC6" w16cex:dateUtc="2026-03-05T09:43:00Z"/>
  <w16cex:commentExtensible w16cex:durableId="51E25038" w16cex:dateUtc="2026-03-19T08:00:00Z"/>
  <w16cex:commentExtensible w16cex:durableId="0F5B6E69" w16cex:dateUtc="2026-03-19T08:07:00Z"/>
  <w16cex:commentExtensible w16cex:durableId="404CBCFF" w16cex:dateUtc="2026-03-19T08:09:00Z"/>
  <w16cex:commentExtensible w16cex:durableId="1CDA157F" w16cex:dateUtc="2026-03-19T0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D47248" w16cid:durableId="7F726770"/>
  <w16cid:commentId w16cid:paraId="5F987B65" w16cid:durableId="7C0F4FC4"/>
  <w16cid:commentId w16cid:paraId="3728AE18" w16cid:durableId="6E345CC8"/>
  <w16cid:commentId w16cid:paraId="54D90AB0" w16cid:durableId="6C3426CB"/>
  <w16cid:commentId w16cid:paraId="6C66F2B5" w16cid:durableId="35A56A90"/>
  <w16cid:commentId w16cid:paraId="0C4C1B55" w16cid:durableId="2FE735CB"/>
  <w16cid:commentId w16cid:paraId="3025B75C" w16cid:durableId="470B54F9"/>
  <w16cid:commentId w16cid:paraId="1A8EFB0F" w16cid:durableId="6F8CD271"/>
  <w16cid:commentId w16cid:paraId="2DB2DBF4" w16cid:durableId="7D80FBC6"/>
  <w16cid:commentId w16cid:paraId="383BB129" w16cid:durableId="51E25038"/>
  <w16cid:commentId w16cid:paraId="482ECA38" w16cid:durableId="0F5B6E69"/>
  <w16cid:commentId w16cid:paraId="1CE5F569" w16cid:durableId="404CBCFF"/>
  <w16cid:commentId w16cid:paraId="18969802" w16cid:durableId="1CDA15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C5737" w14:textId="77777777" w:rsidR="00635E21" w:rsidRDefault="00635E21" w:rsidP="0035593D">
      <w:pPr>
        <w:spacing w:after="0" w:line="240" w:lineRule="auto"/>
      </w:pPr>
      <w:r>
        <w:separator/>
      </w:r>
    </w:p>
  </w:endnote>
  <w:endnote w:type="continuationSeparator" w:id="0">
    <w:p w14:paraId="59C9E47F" w14:textId="77777777" w:rsidR="00635E21" w:rsidRDefault="00635E21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F8CC" w14:textId="77777777" w:rsidR="00635E21" w:rsidRDefault="00635E21" w:rsidP="0035593D">
      <w:pPr>
        <w:spacing w:after="0" w:line="240" w:lineRule="auto"/>
      </w:pPr>
      <w:r>
        <w:separator/>
      </w:r>
    </w:p>
  </w:footnote>
  <w:footnote w:type="continuationSeparator" w:id="0">
    <w:p w14:paraId="273B4A37" w14:textId="77777777" w:rsidR="00635E21" w:rsidRDefault="00635E21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26CE1FCC" w:rsidR="0063256A" w:rsidRPr="0063256A" w:rsidRDefault="00896E5A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IT </w:t>
          </w:r>
          <w:r w:rsidR="00B149B9">
            <w:rPr>
              <w:b/>
              <w:bCs/>
              <w:sz w:val="40"/>
              <w:szCs w:val="40"/>
            </w:rPr>
            <w:t>and</w:t>
          </w:r>
          <w:del w:id="102" w:author="Mariam Durrani" w:date="2026-03-05T14:52:00Z" w16du:dateUtc="2026-03-05T09:52:00Z">
            <w:r w:rsidR="00514AB2" w:rsidDel="00B149B9">
              <w:rPr>
                <w:b/>
                <w:bCs/>
                <w:sz w:val="40"/>
                <w:szCs w:val="40"/>
              </w:rPr>
              <w:delText>&amp;</w:delText>
            </w:r>
          </w:del>
          <w:r w:rsidR="00514AB2">
            <w:rPr>
              <w:b/>
              <w:bCs/>
              <w:sz w:val="40"/>
              <w:szCs w:val="40"/>
            </w:rPr>
            <w:t xml:space="preserve"> Cybersecurity Governance Manual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021F559D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ins w:id="103" w:author="Saima Naveed" w:date="2026-04-16T10:18:00Z" w16du:dateUtc="2026-04-16T05:18:00Z">
            <w:r w:rsidR="002D7C8E">
              <w:rPr>
                <w:sz w:val="20"/>
                <w:szCs w:val="20"/>
              </w:rPr>
              <w:t>4</w:t>
            </w:r>
          </w:ins>
          <w:del w:id="104" w:author="Saima Naveed" w:date="2026-04-16T10:18:00Z" w16du:dateUtc="2026-04-16T05:18:00Z">
            <w:r w:rsidR="00514AB2" w:rsidDel="002D7C8E">
              <w:rPr>
                <w:sz w:val="20"/>
                <w:szCs w:val="20"/>
              </w:rPr>
              <w:delText>3</w:delText>
            </w:r>
          </w:del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0563737C" w:rsidR="00570C81" w:rsidRPr="00DB2823" w:rsidRDefault="00514AB2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March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5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21CA3F27" w:rsidR="00570C81" w:rsidRPr="00DB2823" w:rsidRDefault="00514AB2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91"/>
    <w:multiLevelType w:val="hybridMultilevel"/>
    <w:tmpl w:val="1E04D804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451594C"/>
    <w:multiLevelType w:val="multilevel"/>
    <w:tmpl w:val="19A889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12C"/>
    <w:multiLevelType w:val="multilevel"/>
    <w:tmpl w:val="7D2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D56"/>
    <w:multiLevelType w:val="hybridMultilevel"/>
    <w:tmpl w:val="413CE6EE"/>
    <w:lvl w:ilvl="0" w:tplc="95623D4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1002B"/>
    <w:multiLevelType w:val="hybridMultilevel"/>
    <w:tmpl w:val="3D28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E4331"/>
    <w:multiLevelType w:val="multilevel"/>
    <w:tmpl w:val="C9E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644F0"/>
    <w:multiLevelType w:val="hybridMultilevel"/>
    <w:tmpl w:val="BD609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6011F"/>
    <w:multiLevelType w:val="hybridMultilevel"/>
    <w:tmpl w:val="72AA5538"/>
    <w:lvl w:ilvl="0" w:tplc="95623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21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6A9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6D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E3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4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C3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4F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25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05530F2"/>
    <w:multiLevelType w:val="hybridMultilevel"/>
    <w:tmpl w:val="B24A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85CF2"/>
    <w:multiLevelType w:val="hybridMultilevel"/>
    <w:tmpl w:val="7130C2FE"/>
    <w:lvl w:ilvl="0" w:tplc="4E28B29A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38996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F5284D"/>
    <w:multiLevelType w:val="multilevel"/>
    <w:tmpl w:val="0F6265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E288F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C35759"/>
    <w:multiLevelType w:val="multilevel"/>
    <w:tmpl w:val="576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F1F7F"/>
    <w:multiLevelType w:val="hybridMultilevel"/>
    <w:tmpl w:val="E9E0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B61A7"/>
    <w:multiLevelType w:val="hybridMultilevel"/>
    <w:tmpl w:val="0C36E85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B92151"/>
    <w:multiLevelType w:val="hybridMultilevel"/>
    <w:tmpl w:val="42F06A2C"/>
    <w:lvl w:ilvl="0" w:tplc="2000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16" w15:restartNumberingAfterBreak="0">
    <w:nsid w:val="20C279A3"/>
    <w:multiLevelType w:val="hybridMultilevel"/>
    <w:tmpl w:val="45F428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650015"/>
    <w:multiLevelType w:val="hybridMultilevel"/>
    <w:tmpl w:val="8BB4E3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491D07"/>
    <w:multiLevelType w:val="hybridMultilevel"/>
    <w:tmpl w:val="AD3A15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9C6C44"/>
    <w:multiLevelType w:val="multilevel"/>
    <w:tmpl w:val="67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277C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2E5849"/>
    <w:multiLevelType w:val="multilevel"/>
    <w:tmpl w:val="68A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63049"/>
    <w:multiLevelType w:val="multilevel"/>
    <w:tmpl w:val="207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13710"/>
    <w:multiLevelType w:val="multilevel"/>
    <w:tmpl w:val="61F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4200B"/>
    <w:multiLevelType w:val="hybridMultilevel"/>
    <w:tmpl w:val="DC2E64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917CE6"/>
    <w:multiLevelType w:val="hybridMultilevel"/>
    <w:tmpl w:val="8CBA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DC479B"/>
    <w:multiLevelType w:val="multilevel"/>
    <w:tmpl w:val="721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B7B1D"/>
    <w:multiLevelType w:val="multilevel"/>
    <w:tmpl w:val="C72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F3F9E"/>
    <w:multiLevelType w:val="hybridMultilevel"/>
    <w:tmpl w:val="99443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A6766"/>
    <w:multiLevelType w:val="multilevel"/>
    <w:tmpl w:val="28C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15A34"/>
    <w:multiLevelType w:val="multilevel"/>
    <w:tmpl w:val="810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B07E9"/>
    <w:multiLevelType w:val="hybridMultilevel"/>
    <w:tmpl w:val="4D32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DE16E4"/>
    <w:multiLevelType w:val="hybridMultilevel"/>
    <w:tmpl w:val="BEC04344"/>
    <w:lvl w:ilvl="0" w:tplc="8F52D69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EB002F"/>
    <w:multiLevelType w:val="multilevel"/>
    <w:tmpl w:val="6E7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06A23"/>
    <w:multiLevelType w:val="multilevel"/>
    <w:tmpl w:val="0F4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72D6C"/>
    <w:multiLevelType w:val="multilevel"/>
    <w:tmpl w:val="6DF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8266B"/>
    <w:multiLevelType w:val="multilevel"/>
    <w:tmpl w:val="3BC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D0EF9"/>
    <w:multiLevelType w:val="multilevel"/>
    <w:tmpl w:val="12C0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157685"/>
    <w:multiLevelType w:val="hybridMultilevel"/>
    <w:tmpl w:val="5518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B7822"/>
    <w:multiLevelType w:val="multilevel"/>
    <w:tmpl w:val="1E2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5047E"/>
    <w:multiLevelType w:val="hybridMultilevel"/>
    <w:tmpl w:val="0AE6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7C518C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7614B21"/>
    <w:multiLevelType w:val="hybridMultilevel"/>
    <w:tmpl w:val="F6A241A2"/>
    <w:lvl w:ilvl="0" w:tplc="6CEE72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22B91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7E12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868A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DC6C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6FC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58A2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C6F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82E7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6E0B62"/>
    <w:multiLevelType w:val="multilevel"/>
    <w:tmpl w:val="D20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D5A99"/>
    <w:multiLevelType w:val="hybridMultilevel"/>
    <w:tmpl w:val="A0D49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B0462"/>
    <w:multiLevelType w:val="multilevel"/>
    <w:tmpl w:val="860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17170"/>
    <w:multiLevelType w:val="hybridMultilevel"/>
    <w:tmpl w:val="4356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B54EC"/>
    <w:multiLevelType w:val="multilevel"/>
    <w:tmpl w:val="6FA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F27DE"/>
    <w:multiLevelType w:val="hybridMultilevel"/>
    <w:tmpl w:val="45E49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352C4E"/>
    <w:multiLevelType w:val="hybridMultilevel"/>
    <w:tmpl w:val="640EF2F4"/>
    <w:lvl w:ilvl="0" w:tplc="8F52D6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B3E45D5"/>
    <w:multiLevelType w:val="multilevel"/>
    <w:tmpl w:val="93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1516B"/>
    <w:multiLevelType w:val="multilevel"/>
    <w:tmpl w:val="64F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2591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C192EBD"/>
    <w:multiLevelType w:val="multilevel"/>
    <w:tmpl w:val="725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178A4"/>
    <w:multiLevelType w:val="hybridMultilevel"/>
    <w:tmpl w:val="F5A0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A0B65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2648743">
    <w:abstractNumId w:val="31"/>
  </w:num>
  <w:num w:numId="2" w16cid:durableId="1592857936">
    <w:abstractNumId w:val="10"/>
  </w:num>
  <w:num w:numId="3" w16cid:durableId="656034898">
    <w:abstractNumId w:val="42"/>
  </w:num>
  <w:num w:numId="4" w16cid:durableId="2040157372">
    <w:abstractNumId w:val="9"/>
  </w:num>
  <w:num w:numId="5" w16cid:durableId="523945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4985873">
    <w:abstractNumId w:val="0"/>
  </w:num>
  <w:num w:numId="7" w16cid:durableId="1431389782">
    <w:abstractNumId w:val="55"/>
  </w:num>
  <w:num w:numId="8" w16cid:durableId="553855078">
    <w:abstractNumId w:val="14"/>
  </w:num>
  <w:num w:numId="9" w16cid:durableId="1133446963">
    <w:abstractNumId w:val="17"/>
  </w:num>
  <w:num w:numId="10" w16cid:durableId="1194805918">
    <w:abstractNumId w:val="18"/>
  </w:num>
  <w:num w:numId="11" w16cid:durableId="1636837714">
    <w:abstractNumId w:val="16"/>
  </w:num>
  <w:num w:numId="12" w16cid:durableId="1982998333">
    <w:abstractNumId w:val="15"/>
  </w:num>
  <w:num w:numId="13" w16cid:durableId="451946421">
    <w:abstractNumId w:val="4"/>
  </w:num>
  <w:num w:numId="14" w16cid:durableId="54091230">
    <w:abstractNumId w:val="49"/>
  </w:num>
  <w:num w:numId="15" w16cid:durableId="523910282">
    <w:abstractNumId w:val="24"/>
  </w:num>
  <w:num w:numId="16" w16cid:durableId="933248044">
    <w:abstractNumId w:val="32"/>
  </w:num>
  <w:num w:numId="17" w16cid:durableId="819804186">
    <w:abstractNumId w:val="6"/>
  </w:num>
  <w:num w:numId="18" w16cid:durableId="307590019">
    <w:abstractNumId w:val="48"/>
  </w:num>
  <w:num w:numId="19" w16cid:durableId="1424568083">
    <w:abstractNumId w:val="7"/>
  </w:num>
  <w:num w:numId="20" w16cid:durableId="1253201877">
    <w:abstractNumId w:val="3"/>
  </w:num>
  <w:num w:numId="21" w16cid:durableId="364139336">
    <w:abstractNumId w:val="25"/>
  </w:num>
  <w:num w:numId="22" w16cid:durableId="1810433767">
    <w:abstractNumId w:val="46"/>
  </w:num>
  <w:num w:numId="23" w16cid:durableId="2013753385">
    <w:abstractNumId w:val="13"/>
  </w:num>
  <w:num w:numId="24" w16cid:durableId="1269847645">
    <w:abstractNumId w:val="51"/>
  </w:num>
  <w:num w:numId="25" w16cid:durableId="620964845">
    <w:abstractNumId w:val="40"/>
  </w:num>
  <w:num w:numId="26" w16cid:durableId="49691797">
    <w:abstractNumId w:val="38"/>
  </w:num>
  <w:num w:numId="27" w16cid:durableId="1941908946">
    <w:abstractNumId w:val="8"/>
  </w:num>
  <w:num w:numId="28" w16cid:durableId="95946674">
    <w:abstractNumId w:val="44"/>
  </w:num>
  <w:num w:numId="29" w16cid:durableId="472411771">
    <w:abstractNumId w:val="28"/>
  </w:num>
  <w:num w:numId="30" w16cid:durableId="1415784912">
    <w:abstractNumId w:val="22"/>
  </w:num>
  <w:num w:numId="31" w16cid:durableId="36198169">
    <w:abstractNumId w:val="34"/>
  </w:num>
  <w:num w:numId="32" w16cid:durableId="590352816">
    <w:abstractNumId w:val="12"/>
  </w:num>
  <w:num w:numId="33" w16cid:durableId="1421099886">
    <w:abstractNumId w:val="52"/>
  </w:num>
  <w:num w:numId="34" w16cid:durableId="1713386109">
    <w:abstractNumId w:val="47"/>
  </w:num>
  <w:num w:numId="35" w16cid:durableId="416446427">
    <w:abstractNumId w:val="54"/>
  </w:num>
  <w:num w:numId="36" w16cid:durableId="1855537230">
    <w:abstractNumId w:val="37"/>
  </w:num>
  <w:num w:numId="37" w16cid:durableId="1568422141">
    <w:abstractNumId w:val="43"/>
  </w:num>
  <w:num w:numId="38" w16cid:durableId="806356287">
    <w:abstractNumId w:val="2"/>
  </w:num>
  <w:num w:numId="39" w16cid:durableId="1431586626">
    <w:abstractNumId w:val="33"/>
  </w:num>
  <w:num w:numId="40" w16cid:durableId="552736968">
    <w:abstractNumId w:val="36"/>
  </w:num>
  <w:num w:numId="41" w16cid:durableId="143862064">
    <w:abstractNumId w:val="45"/>
  </w:num>
  <w:num w:numId="42" w16cid:durableId="862204684">
    <w:abstractNumId w:val="21"/>
  </w:num>
  <w:num w:numId="43" w16cid:durableId="1409115911">
    <w:abstractNumId w:val="26"/>
  </w:num>
  <w:num w:numId="44" w16cid:durableId="345130591">
    <w:abstractNumId w:val="23"/>
  </w:num>
  <w:num w:numId="45" w16cid:durableId="1237394291">
    <w:abstractNumId w:val="39"/>
  </w:num>
  <w:num w:numId="46" w16cid:durableId="504133484">
    <w:abstractNumId w:val="27"/>
  </w:num>
  <w:num w:numId="47" w16cid:durableId="705065265">
    <w:abstractNumId w:val="1"/>
  </w:num>
  <w:num w:numId="48" w16cid:durableId="874273856">
    <w:abstractNumId w:val="29"/>
  </w:num>
  <w:num w:numId="49" w16cid:durableId="1015302310">
    <w:abstractNumId w:val="35"/>
  </w:num>
  <w:num w:numId="50" w16cid:durableId="2084177387">
    <w:abstractNumId w:val="30"/>
  </w:num>
  <w:num w:numId="51" w16cid:durableId="1604529798">
    <w:abstractNumId w:val="19"/>
  </w:num>
  <w:num w:numId="52" w16cid:durableId="941764238">
    <w:abstractNumId w:val="5"/>
  </w:num>
  <w:num w:numId="53" w16cid:durableId="1448308081">
    <w:abstractNumId w:val="20"/>
  </w:num>
  <w:num w:numId="54" w16cid:durableId="1988708336">
    <w:abstractNumId w:val="50"/>
  </w:num>
  <w:num w:numId="55" w16cid:durableId="1674911366">
    <w:abstractNumId w:val="53"/>
  </w:num>
  <w:num w:numId="56" w16cid:durableId="522061841">
    <w:abstractNumId w:val="11"/>
  </w:num>
  <w:num w:numId="57" w16cid:durableId="741676665">
    <w:abstractNumId w:val="41"/>
  </w:num>
  <w:num w:numId="58" w16cid:durableId="2031181846">
    <w:abstractNumId w:val="5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m Durrani">
    <w15:presenceInfo w15:providerId="AD" w15:userId="S::m.durrani@pakistancables.com::b65c75ef-2df9-40cb-b520-0bee8cf9c55e"/>
  </w15:person>
  <w15:person w15:author="Saima Naveed">
    <w15:presenceInfo w15:providerId="AD" w15:userId="S::saima.naveed@pakistancables.com::20f57bf6-ac28-4efa-bc54-f788454e2a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0819"/>
    <w:rsid w:val="0003156F"/>
    <w:rsid w:val="000346CB"/>
    <w:rsid w:val="000361C8"/>
    <w:rsid w:val="00043BE1"/>
    <w:rsid w:val="00046398"/>
    <w:rsid w:val="00052257"/>
    <w:rsid w:val="00052FBD"/>
    <w:rsid w:val="0005629E"/>
    <w:rsid w:val="00060170"/>
    <w:rsid w:val="00060D29"/>
    <w:rsid w:val="000618DF"/>
    <w:rsid w:val="00062769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7E5E"/>
    <w:rsid w:val="00092E70"/>
    <w:rsid w:val="00097FB4"/>
    <w:rsid w:val="000A386E"/>
    <w:rsid w:val="000B124A"/>
    <w:rsid w:val="000B65F5"/>
    <w:rsid w:val="000C5DC9"/>
    <w:rsid w:val="000D3EB4"/>
    <w:rsid w:val="000E4EFA"/>
    <w:rsid w:val="000E79F5"/>
    <w:rsid w:val="000F115A"/>
    <w:rsid w:val="000F1842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FB4"/>
    <w:rsid w:val="00135645"/>
    <w:rsid w:val="0013599D"/>
    <w:rsid w:val="00136FF7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48A6"/>
    <w:rsid w:val="001E5BEF"/>
    <w:rsid w:val="001E76EA"/>
    <w:rsid w:val="001F1CA2"/>
    <w:rsid w:val="001F2302"/>
    <w:rsid w:val="00201F9F"/>
    <w:rsid w:val="002040AA"/>
    <w:rsid w:val="00204739"/>
    <w:rsid w:val="00207C74"/>
    <w:rsid w:val="0021210D"/>
    <w:rsid w:val="00217BA0"/>
    <w:rsid w:val="00220BDD"/>
    <w:rsid w:val="002246A9"/>
    <w:rsid w:val="0022493A"/>
    <w:rsid w:val="0022546E"/>
    <w:rsid w:val="00230ED2"/>
    <w:rsid w:val="00236C44"/>
    <w:rsid w:val="00240E4B"/>
    <w:rsid w:val="00243810"/>
    <w:rsid w:val="0024448F"/>
    <w:rsid w:val="0024531D"/>
    <w:rsid w:val="002507CF"/>
    <w:rsid w:val="00253A10"/>
    <w:rsid w:val="00256098"/>
    <w:rsid w:val="002573A7"/>
    <w:rsid w:val="0026271A"/>
    <w:rsid w:val="002631D6"/>
    <w:rsid w:val="00265DFE"/>
    <w:rsid w:val="002679F8"/>
    <w:rsid w:val="00267A73"/>
    <w:rsid w:val="0027371B"/>
    <w:rsid w:val="00274F80"/>
    <w:rsid w:val="00277384"/>
    <w:rsid w:val="0028556F"/>
    <w:rsid w:val="002867EF"/>
    <w:rsid w:val="00295267"/>
    <w:rsid w:val="00296102"/>
    <w:rsid w:val="002A14CA"/>
    <w:rsid w:val="002A33A1"/>
    <w:rsid w:val="002A4971"/>
    <w:rsid w:val="002A4E0D"/>
    <w:rsid w:val="002A60FF"/>
    <w:rsid w:val="002B2C7B"/>
    <w:rsid w:val="002C7E32"/>
    <w:rsid w:val="002C7F57"/>
    <w:rsid w:val="002D09F7"/>
    <w:rsid w:val="002D18BD"/>
    <w:rsid w:val="002D1AEB"/>
    <w:rsid w:val="002D2E4A"/>
    <w:rsid w:val="002D4383"/>
    <w:rsid w:val="002D75EC"/>
    <w:rsid w:val="002D7C8E"/>
    <w:rsid w:val="002E4B47"/>
    <w:rsid w:val="002F1BDD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FEC"/>
    <w:rsid w:val="0032609F"/>
    <w:rsid w:val="0032697D"/>
    <w:rsid w:val="00327C5D"/>
    <w:rsid w:val="00331AB4"/>
    <w:rsid w:val="003355DC"/>
    <w:rsid w:val="00342664"/>
    <w:rsid w:val="00343BF6"/>
    <w:rsid w:val="00345034"/>
    <w:rsid w:val="0034516A"/>
    <w:rsid w:val="00352706"/>
    <w:rsid w:val="00354D13"/>
    <w:rsid w:val="0035593D"/>
    <w:rsid w:val="00355AC1"/>
    <w:rsid w:val="00357241"/>
    <w:rsid w:val="00361F57"/>
    <w:rsid w:val="00370177"/>
    <w:rsid w:val="0037106D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7FDE"/>
    <w:rsid w:val="003B1D00"/>
    <w:rsid w:val="003B24A3"/>
    <w:rsid w:val="003B2D59"/>
    <w:rsid w:val="003B3361"/>
    <w:rsid w:val="003B447C"/>
    <w:rsid w:val="003B536A"/>
    <w:rsid w:val="003C565D"/>
    <w:rsid w:val="003C6190"/>
    <w:rsid w:val="003D38CB"/>
    <w:rsid w:val="003E04F1"/>
    <w:rsid w:val="003E36CC"/>
    <w:rsid w:val="003E40D3"/>
    <w:rsid w:val="003E65ED"/>
    <w:rsid w:val="003F16E3"/>
    <w:rsid w:val="003F4EC6"/>
    <w:rsid w:val="003F6F2F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45A3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90275"/>
    <w:rsid w:val="00492F04"/>
    <w:rsid w:val="0049312C"/>
    <w:rsid w:val="004A34A5"/>
    <w:rsid w:val="004A365D"/>
    <w:rsid w:val="004A6FED"/>
    <w:rsid w:val="004A77E4"/>
    <w:rsid w:val="004B6051"/>
    <w:rsid w:val="004B71BB"/>
    <w:rsid w:val="004C2F30"/>
    <w:rsid w:val="004C2F8A"/>
    <w:rsid w:val="004C391B"/>
    <w:rsid w:val="004D5A11"/>
    <w:rsid w:val="004F362F"/>
    <w:rsid w:val="005011B7"/>
    <w:rsid w:val="00501A43"/>
    <w:rsid w:val="00502C03"/>
    <w:rsid w:val="00505583"/>
    <w:rsid w:val="00506106"/>
    <w:rsid w:val="005078A8"/>
    <w:rsid w:val="00514AB2"/>
    <w:rsid w:val="00514EED"/>
    <w:rsid w:val="005210F7"/>
    <w:rsid w:val="005212C3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C81"/>
    <w:rsid w:val="00572804"/>
    <w:rsid w:val="00573DD1"/>
    <w:rsid w:val="00575965"/>
    <w:rsid w:val="00580CF4"/>
    <w:rsid w:val="0058257D"/>
    <w:rsid w:val="00582A4B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75F0"/>
    <w:rsid w:val="0061162C"/>
    <w:rsid w:val="006165DF"/>
    <w:rsid w:val="00617244"/>
    <w:rsid w:val="006229AF"/>
    <w:rsid w:val="00625767"/>
    <w:rsid w:val="0062773A"/>
    <w:rsid w:val="006301DC"/>
    <w:rsid w:val="00630413"/>
    <w:rsid w:val="0063256A"/>
    <w:rsid w:val="00635E21"/>
    <w:rsid w:val="00637955"/>
    <w:rsid w:val="006406F0"/>
    <w:rsid w:val="006409C4"/>
    <w:rsid w:val="00643460"/>
    <w:rsid w:val="00651778"/>
    <w:rsid w:val="00651CB7"/>
    <w:rsid w:val="0065613F"/>
    <w:rsid w:val="0065717C"/>
    <w:rsid w:val="0066240A"/>
    <w:rsid w:val="00664BB5"/>
    <w:rsid w:val="00664D94"/>
    <w:rsid w:val="0066531F"/>
    <w:rsid w:val="00671515"/>
    <w:rsid w:val="00672642"/>
    <w:rsid w:val="00684C79"/>
    <w:rsid w:val="00691176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E0850"/>
    <w:rsid w:val="006E251C"/>
    <w:rsid w:val="006F0E0B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514B9"/>
    <w:rsid w:val="00753CB2"/>
    <w:rsid w:val="00755A8A"/>
    <w:rsid w:val="00756861"/>
    <w:rsid w:val="00756FF3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2F9E"/>
    <w:rsid w:val="007B3A5F"/>
    <w:rsid w:val="007B3BC4"/>
    <w:rsid w:val="007B549C"/>
    <w:rsid w:val="007B57B5"/>
    <w:rsid w:val="007B7C98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803CCE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242D3"/>
    <w:rsid w:val="00931902"/>
    <w:rsid w:val="009331EA"/>
    <w:rsid w:val="00940359"/>
    <w:rsid w:val="0094338E"/>
    <w:rsid w:val="00943BBC"/>
    <w:rsid w:val="0094723D"/>
    <w:rsid w:val="00953855"/>
    <w:rsid w:val="00954427"/>
    <w:rsid w:val="0096218E"/>
    <w:rsid w:val="009643A5"/>
    <w:rsid w:val="00964744"/>
    <w:rsid w:val="009705BF"/>
    <w:rsid w:val="00970F75"/>
    <w:rsid w:val="009748C7"/>
    <w:rsid w:val="00975C83"/>
    <w:rsid w:val="00980438"/>
    <w:rsid w:val="009806BF"/>
    <w:rsid w:val="00982618"/>
    <w:rsid w:val="009917A3"/>
    <w:rsid w:val="009929DC"/>
    <w:rsid w:val="009A1763"/>
    <w:rsid w:val="009B06AA"/>
    <w:rsid w:val="009B450B"/>
    <w:rsid w:val="009C2DA4"/>
    <w:rsid w:val="009D3382"/>
    <w:rsid w:val="009D40C6"/>
    <w:rsid w:val="009E0CFD"/>
    <w:rsid w:val="009F2B66"/>
    <w:rsid w:val="009F4121"/>
    <w:rsid w:val="00A01717"/>
    <w:rsid w:val="00A0764B"/>
    <w:rsid w:val="00A078FF"/>
    <w:rsid w:val="00A1148C"/>
    <w:rsid w:val="00A14E3E"/>
    <w:rsid w:val="00A24B87"/>
    <w:rsid w:val="00A266D1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7759"/>
    <w:rsid w:val="00A57A78"/>
    <w:rsid w:val="00A6025E"/>
    <w:rsid w:val="00A7044A"/>
    <w:rsid w:val="00A71D48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700A"/>
    <w:rsid w:val="00AD1E6D"/>
    <w:rsid w:val="00AD654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9B9"/>
    <w:rsid w:val="00B14E16"/>
    <w:rsid w:val="00B161D2"/>
    <w:rsid w:val="00B30B61"/>
    <w:rsid w:val="00B36911"/>
    <w:rsid w:val="00B44A6A"/>
    <w:rsid w:val="00B467A2"/>
    <w:rsid w:val="00B46A11"/>
    <w:rsid w:val="00B47C7F"/>
    <w:rsid w:val="00B5123C"/>
    <w:rsid w:val="00B62273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4ECF"/>
    <w:rsid w:val="00B960A0"/>
    <w:rsid w:val="00B97369"/>
    <w:rsid w:val="00BA5981"/>
    <w:rsid w:val="00BA6D34"/>
    <w:rsid w:val="00BB2343"/>
    <w:rsid w:val="00BB6D9A"/>
    <w:rsid w:val="00BB75CC"/>
    <w:rsid w:val="00BC1CC9"/>
    <w:rsid w:val="00BC3D8A"/>
    <w:rsid w:val="00BC6587"/>
    <w:rsid w:val="00BD487E"/>
    <w:rsid w:val="00BE0423"/>
    <w:rsid w:val="00BE28D9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4632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2224"/>
    <w:rsid w:val="00C94A40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D3FE4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20C5D"/>
    <w:rsid w:val="00D21994"/>
    <w:rsid w:val="00D22864"/>
    <w:rsid w:val="00D25F8F"/>
    <w:rsid w:val="00D264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A3F02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636F2"/>
    <w:rsid w:val="00E641BD"/>
    <w:rsid w:val="00E66B15"/>
    <w:rsid w:val="00E67CE4"/>
    <w:rsid w:val="00E71688"/>
    <w:rsid w:val="00E74CF3"/>
    <w:rsid w:val="00E82049"/>
    <w:rsid w:val="00E831EA"/>
    <w:rsid w:val="00E86497"/>
    <w:rsid w:val="00E86DCC"/>
    <w:rsid w:val="00E9017A"/>
    <w:rsid w:val="00E925C2"/>
    <w:rsid w:val="00E942BF"/>
    <w:rsid w:val="00E96F8F"/>
    <w:rsid w:val="00EA0BD9"/>
    <w:rsid w:val="00EA5350"/>
    <w:rsid w:val="00EA6C10"/>
    <w:rsid w:val="00EB20F0"/>
    <w:rsid w:val="00EB4152"/>
    <w:rsid w:val="00EB4905"/>
    <w:rsid w:val="00EB4EC6"/>
    <w:rsid w:val="00EC2325"/>
    <w:rsid w:val="00ED3035"/>
    <w:rsid w:val="00ED4F70"/>
    <w:rsid w:val="00ED55AC"/>
    <w:rsid w:val="00ED7E72"/>
    <w:rsid w:val="00EE3D38"/>
    <w:rsid w:val="00EF1460"/>
    <w:rsid w:val="00EF1AC5"/>
    <w:rsid w:val="00EF2478"/>
    <w:rsid w:val="00EF258D"/>
    <w:rsid w:val="00F02B94"/>
    <w:rsid w:val="00F04D5D"/>
    <w:rsid w:val="00F051CC"/>
    <w:rsid w:val="00F06FD6"/>
    <w:rsid w:val="00F144FA"/>
    <w:rsid w:val="00F2412F"/>
    <w:rsid w:val="00F24387"/>
    <w:rsid w:val="00F24E50"/>
    <w:rsid w:val="00F368E3"/>
    <w:rsid w:val="00F36C9B"/>
    <w:rsid w:val="00F473A2"/>
    <w:rsid w:val="00F5260C"/>
    <w:rsid w:val="00F61D95"/>
    <w:rsid w:val="00F66BEB"/>
    <w:rsid w:val="00F8098F"/>
    <w:rsid w:val="00F82DA2"/>
    <w:rsid w:val="00F83154"/>
    <w:rsid w:val="00F85790"/>
    <w:rsid w:val="00F92D61"/>
    <w:rsid w:val="00F94C3F"/>
    <w:rsid w:val="00F96C9D"/>
    <w:rsid w:val="00FA0183"/>
    <w:rsid w:val="00FA1FDA"/>
    <w:rsid w:val="00FA6F85"/>
    <w:rsid w:val="00FC7882"/>
    <w:rsid w:val="00FD0C74"/>
    <w:rsid w:val="00FD0C82"/>
    <w:rsid w:val="00FD4DF2"/>
    <w:rsid w:val="00FD5BB7"/>
    <w:rsid w:val="00FE1291"/>
    <w:rsid w:val="00FE5191"/>
    <w:rsid w:val="00FE5222"/>
    <w:rsid w:val="00FF2F17"/>
    <w:rsid w:val="00FF334C"/>
    <w:rsid w:val="00FF639A"/>
    <w:rsid w:val="00FF6603"/>
    <w:rsid w:val="00FF671F"/>
    <w:rsid w:val="00FF785F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Props1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140BD-01A6-4CB5-A7BA-8CAF1BE5185D}"/>
</file>

<file path=customXml/itemProps3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10</cp:revision>
  <cp:lastPrinted>2025-09-11T08:08:00Z</cp:lastPrinted>
  <dcterms:created xsi:type="dcterms:W3CDTF">2026-03-19T08:11:00Z</dcterms:created>
  <dcterms:modified xsi:type="dcterms:W3CDTF">2026-04-16T05:20:00Z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  <property fmtid="{D5CDD505-2E9C-101B-9397-08002B2CF9AE}" pid="4" name="GrammarlyDocumentId">
    <vt:lpwstr>f200aefd-d0e3-434a-b0b3-07a14245deda</vt:lpwstr>
  </property>
</Properties>
</file>